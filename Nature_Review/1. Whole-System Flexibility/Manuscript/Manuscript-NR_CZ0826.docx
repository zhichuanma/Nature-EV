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D468A" w14:textId="4EE535E8" w:rsidR="002D45A7" w:rsidRDefault="004C01B5" w:rsidP="00D20822">
      <w:pPr>
        <w:jc w:val="left"/>
        <w:rPr>
          <w:rFonts w:ascii="Arial" w:hAnsi="Arial" w:cs="Arial"/>
          <w:b/>
          <w:bCs/>
        </w:rPr>
      </w:pPr>
      <w:r w:rsidRPr="004C01B5">
        <w:rPr>
          <w:rFonts w:ascii="Arial" w:hAnsi="Arial" w:cs="Arial" w:hint="eastAsia"/>
          <w:b/>
          <w:bCs/>
        </w:rPr>
        <w:t>Flexibility</w:t>
      </w:r>
      <w:r w:rsidR="00CD19F6">
        <w:rPr>
          <w:rFonts w:ascii="Arial" w:hAnsi="Arial" w:cs="Arial" w:hint="eastAsia"/>
          <w:b/>
          <w:bCs/>
        </w:rPr>
        <w:t xml:space="preserve"> technologies</w:t>
      </w:r>
      <w:r w:rsidRPr="004C01B5">
        <w:rPr>
          <w:rFonts w:ascii="Arial" w:hAnsi="Arial" w:cs="Arial" w:hint="eastAsia"/>
          <w:b/>
          <w:bCs/>
        </w:rPr>
        <w:t xml:space="preserve"> in </w:t>
      </w:r>
      <w:r>
        <w:rPr>
          <w:rFonts w:ascii="Arial" w:hAnsi="Arial" w:cs="Arial" w:hint="eastAsia"/>
          <w:b/>
          <w:bCs/>
        </w:rPr>
        <w:t>c</w:t>
      </w:r>
      <w:r w:rsidRPr="004C01B5">
        <w:rPr>
          <w:rFonts w:ascii="Arial" w:hAnsi="Arial" w:cs="Arial" w:hint="eastAsia"/>
          <w:b/>
          <w:bCs/>
        </w:rPr>
        <w:t xml:space="preserve">lean </w:t>
      </w:r>
      <w:r>
        <w:rPr>
          <w:rFonts w:ascii="Arial" w:hAnsi="Arial" w:cs="Arial" w:hint="eastAsia"/>
          <w:b/>
          <w:bCs/>
        </w:rPr>
        <w:t>e</w:t>
      </w:r>
      <w:r w:rsidRPr="004C01B5">
        <w:rPr>
          <w:rFonts w:ascii="Arial" w:hAnsi="Arial" w:cs="Arial" w:hint="eastAsia"/>
          <w:b/>
          <w:bCs/>
        </w:rPr>
        <w:t xml:space="preserve">nergy </w:t>
      </w:r>
      <w:r>
        <w:rPr>
          <w:rFonts w:ascii="Arial" w:hAnsi="Arial" w:cs="Arial" w:hint="eastAsia"/>
          <w:b/>
          <w:bCs/>
        </w:rPr>
        <w:t>s</w:t>
      </w:r>
      <w:r w:rsidRPr="004C01B5">
        <w:rPr>
          <w:rFonts w:ascii="Arial" w:hAnsi="Arial" w:cs="Arial" w:hint="eastAsia"/>
          <w:b/>
          <w:bCs/>
        </w:rPr>
        <w:t>ystems</w:t>
      </w:r>
    </w:p>
    <w:p w14:paraId="1E3C9E6F" w14:textId="331D1A34" w:rsidR="00046F2E" w:rsidRPr="00E403DF" w:rsidRDefault="00046F2E" w:rsidP="00D20822">
      <w:pPr>
        <w:jc w:val="left"/>
        <w:rPr>
          <w:rFonts w:ascii="Arial" w:hAnsi="Arial" w:cs="Arial"/>
          <w:vertAlign w:val="superscript"/>
        </w:rPr>
      </w:pPr>
      <w:r w:rsidRPr="00134528">
        <w:rPr>
          <w:rFonts w:ascii="Arial" w:hAnsi="Arial" w:cs="Arial" w:hint="eastAsia"/>
        </w:rPr>
        <w:t>Dawei Qiu</w:t>
      </w:r>
      <w:r w:rsidR="00E403DF">
        <w:rPr>
          <w:rFonts w:ascii="Arial" w:hAnsi="Arial" w:cs="Arial" w:hint="eastAsia"/>
          <w:vertAlign w:val="superscript"/>
        </w:rPr>
        <w:t>1,2</w:t>
      </w:r>
      <w:r w:rsidR="007F24C8" w:rsidRPr="00134528">
        <w:rPr>
          <w:rFonts w:ascii="Arial" w:hAnsi="Arial" w:cs="Arial" w:hint="eastAsia"/>
        </w:rPr>
        <w:t xml:space="preserve">, </w:t>
      </w:r>
      <w:ins w:id="0" w:author="Cuo Zhang" w:date="2025-08-26T16:09:00Z" w16du:dateUtc="2025-08-26T06:09:00Z">
        <w:r w:rsidR="00882327" w:rsidRPr="00882327">
          <w:rPr>
            <w:rFonts w:ascii="Arial" w:hAnsi="Arial" w:cs="Arial" w:hint="eastAsia"/>
            <w:highlight w:val="yellow"/>
            <w:rPrChange w:id="1" w:author="Cuo Zhang" w:date="2025-08-26T16:09:00Z" w16du:dateUtc="2025-08-26T06:09:00Z">
              <w:rPr>
                <w:rFonts w:ascii="Arial" w:hAnsi="Arial" w:cs="Arial" w:hint="eastAsia"/>
              </w:rPr>
            </w:rPrChange>
          </w:rPr>
          <w:t>Goran Strbac</w:t>
        </w:r>
        <w:r w:rsidR="00882327" w:rsidRPr="00882327">
          <w:rPr>
            <w:rFonts w:ascii="Arial" w:hAnsi="Arial" w:cs="Arial" w:hint="eastAsia"/>
            <w:highlight w:val="yellow"/>
            <w:vertAlign w:val="superscript"/>
            <w:rPrChange w:id="2" w:author="Cuo Zhang" w:date="2025-08-26T16:09:00Z" w16du:dateUtc="2025-08-26T06:09:00Z">
              <w:rPr>
                <w:rFonts w:ascii="Arial" w:hAnsi="Arial" w:cs="Arial" w:hint="eastAsia"/>
                <w:vertAlign w:val="superscript"/>
              </w:rPr>
            </w:rPrChange>
          </w:rPr>
          <w:t>1</w:t>
        </w:r>
        <w:r w:rsidR="00882327" w:rsidRPr="00882327">
          <w:rPr>
            <w:rFonts w:ascii="Arial" w:hAnsi="Arial" w:cs="Arial"/>
            <w:highlight w:val="yellow"/>
            <w:rPrChange w:id="3" w:author="Cuo Zhang" w:date="2025-08-26T16:09:00Z" w16du:dateUtc="2025-08-26T06:09:00Z">
              <w:rPr>
                <w:rFonts w:ascii="Arial" w:hAnsi="Arial" w:cs="Arial"/>
              </w:rPr>
            </w:rPrChange>
          </w:rPr>
          <w:t xml:space="preserve">, </w:t>
        </w:r>
      </w:ins>
      <w:r w:rsidR="001C5FBE" w:rsidRPr="00882327">
        <w:rPr>
          <w:rFonts w:ascii="Arial" w:hAnsi="Arial" w:cs="Arial" w:hint="eastAsia"/>
          <w:highlight w:val="yellow"/>
          <w:rPrChange w:id="4" w:author="Cuo Zhang" w:date="2025-08-26T16:09:00Z" w16du:dateUtc="2025-08-26T06:09:00Z">
            <w:rPr>
              <w:rFonts w:ascii="Arial" w:hAnsi="Arial" w:cs="Arial" w:hint="eastAsia"/>
            </w:rPr>
          </w:rPrChange>
        </w:rPr>
        <w:t>Cuo Zhang</w:t>
      </w:r>
      <w:r w:rsidR="00127C0F" w:rsidRPr="00882327">
        <w:rPr>
          <w:rFonts w:ascii="Arial" w:hAnsi="Arial" w:cs="Arial" w:hint="eastAsia"/>
          <w:highlight w:val="yellow"/>
          <w:vertAlign w:val="superscript"/>
          <w:rPrChange w:id="5" w:author="Cuo Zhang" w:date="2025-08-26T16:09:00Z" w16du:dateUtc="2025-08-26T06:09:00Z">
            <w:rPr>
              <w:rFonts w:ascii="Arial" w:hAnsi="Arial" w:cs="Arial" w:hint="eastAsia"/>
              <w:vertAlign w:val="superscript"/>
            </w:rPr>
          </w:rPrChange>
        </w:rPr>
        <w:t>3</w:t>
      </w:r>
      <w:r w:rsidR="001C5FBE" w:rsidRPr="00882327">
        <w:rPr>
          <w:rFonts w:ascii="Arial" w:hAnsi="Arial" w:cs="Arial" w:hint="eastAsia"/>
          <w:highlight w:val="yellow"/>
          <w:rPrChange w:id="6" w:author="Cuo Zhang" w:date="2025-08-26T16:09:00Z" w16du:dateUtc="2025-08-26T06:09:00Z">
            <w:rPr>
              <w:rFonts w:ascii="Arial" w:hAnsi="Arial" w:cs="Arial" w:hint="eastAsia"/>
            </w:rPr>
          </w:rPrChange>
        </w:rPr>
        <w:t xml:space="preserve">, </w:t>
      </w:r>
      <w:del w:id="7" w:author="Cuo Zhang" w:date="2025-08-26T16:09:00Z" w16du:dateUtc="2025-08-26T06:09:00Z">
        <w:r w:rsidR="007F24C8" w:rsidRPr="00882327" w:rsidDel="00882327">
          <w:rPr>
            <w:rFonts w:ascii="Arial" w:hAnsi="Arial" w:cs="Arial" w:hint="eastAsia"/>
            <w:highlight w:val="yellow"/>
            <w:rPrChange w:id="8" w:author="Cuo Zhang" w:date="2025-08-26T16:09:00Z" w16du:dateUtc="2025-08-26T06:09:00Z">
              <w:rPr>
                <w:rFonts w:ascii="Arial" w:hAnsi="Arial" w:cs="Arial" w:hint="eastAsia"/>
              </w:rPr>
            </w:rPrChange>
          </w:rPr>
          <w:delText>Goran Strbac</w:delText>
        </w:r>
        <w:r w:rsidR="00E403DF" w:rsidRPr="00882327" w:rsidDel="00882327">
          <w:rPr>
            <w:rFonts w:ascii="Arial" w:hAnsi="Arial" w:cs="Arial" w:hint="eastAsia"/>
            <w:highlight w:val="yellow"/>
            <w:vertAlign w:val="superscript"/>
            <w:rPrChange w:id="9" w:author="Cuo Zhang" w:date="2025-08-26T16:09:00Z" w16du:dateUtc="2025-08-26T06:09:00Z">
              <w:rPr>
                <w:rFonts w:ascii="Arial" w:hAnsi="Arial" w:cs="Arial" w:hint="eastAsia"/>
                <w:vertAlign w:val="superscript"/>
              </w:rPr>
            </w:rPrChange>
          </w:rPr>
          <w:delText>1</w:delText>
        </w:r>
      </w:del>
      <w:ins w:id="10" w:author="Cuo Zhang" w:date="2025-08-20T16:57:00Z" w16du:dateUtc="2025-08-20T06:57:00Z">
        <w:r w:rsidR="00E05D78" w:rsidRPr="00882327">
          <w:rPr>
            <w:rFonts w:ascii="Arial" w:hAnsi="Arial" w:cs="Arial"/>
            <w:highlight w:val="yellow"/>
            <w:rPrChange w:id="11" w:author="Cuo Zhang" w:date="2025-08-26T16:09:00Z" w16du:dateUtc="2025-08-26T06:09:00Z">
              <w:rPr>
                <w:rFonts w:ascii="Arial" w:hAnsi="Arial" w:cs="Arial"/>
              </w:rPr>
            </w:rPrChange>
          </w:rPr>
          <w:t>Zhao Yang Dong</w:t>
        </w:r>
      </w:ins>
      <w:r w:rsidR="00C0655E">
        <w:rPr>
          <w:rFonts w:ascii="Arial" w:hAnsi="Arial" w:cs="Arial" w:hint="eastAsia"/>
          <w:vertAlign w:val="superscript"/>
        </w:rPr>
        <w:t xml:space="preserve"> </w:t>
      </w:r>
      <w:r w:rsidR="00C0655E">
        <w:rPr>
          <w:rFonts w:ascii="Arial" w:hAnsi="Arial" w:cs="Arial" w:hint="eastAsia"/>
        </w:rPr>
        <w:t xml:space="preserve">&amp; </w:t>
      </w:r>
      <w:r w:rsidR="00C0655E" w:rsidRPr="00C0655E">
        <w:rPr>
          <w:rFonts w:ascii="Arial" w:hAnsi="Arial" w:cs="Arial" w:hint="eastAsia"/>
        </w:rPr>
        <w:t>Iain Staffell</w:t>
      </w:r>
      <w:r w:rsidR="00127C0F">
        <w:rPr>
          <w:rFonts w:ascii="Arial" w:hAnsi="Arial" w:cs="Arial" w:hint="eastAsia"/>
          <w:vertAlign w:val="superscript"/>
        </w:rPr>
        <w:t>4</w:t>
      </w:r>
    </w:p>
    <w:p w14:paraId="43D01584" w14:textId="732A9ABA" w:rsidR="008E05AC" w:rsidRPr="00134528" w:rsidRDefault="00E677C1" w:rsidP="00127C0F">
      <w:pPr>
        <w:jc w:val="left"/>
        <w:rPr>
          <w:rFonts w:ascii="Arial" w:hAnsi="Arial" w:cs="Arial"/>
        </w:rPr>
      </w:pPr>
      <w:r>
        <w:rPr>
          <w:rFonts w:ascii="Arial" w:hAnsi="Arial" w:cs="Arial" w:hint="eastAsia"/>
          <w:vertAlign w:val="superscript"/>
        </w:rPr>
        <w:t>1</w:t>
      </w:r>
      <w:r w:rsidR="008A6DAB" w:rsidRPr="00134528">
        <w:rPr>
          <w:rFonts w:ascii="Arial" w:hAnsi="Arial" w:cs="Arial" w:hint="eastAsia"/>
        </w:rPr>
        <w:t xml:space="preserve">Department of Electrical and Electronic Engineering, Imperial College London, </w:t>
      </w:r>
      <w:r w:rsidR="00ED0344">
        <w:rPr>
          <w:rFonts w:ascii="Arial" w:hAnsi="Arial" w:cs="Arial" w:hint="eastAsia"/>
        </w:rPr>
        <w:t xml:space="preserve">London, </w:t>
      </w:r>
      <w:r w:rsidR="008A6DAB" w:rsidRPr="00134528">
        <w:rPr>
          <w:rFonts w:ascii="Arial" w:hAnsi="Arial" w:cs="Arial" w:hint="eastAsia"/>
        </w:rPr>
        <w:t>UK</w:t>
      </w:r>
      <w:r w:rsidR="00C473F8">
        <w:rPr>
          <w:rFonts w:ascii="Arial" w:hAnsi="Arial" w:cs="Arial" w:hint="eastAsia"/>
        </w:rPr>
        <w:t xml:space="preserve">. </w:t>
      </w:r>
      <w:r>
        <w:rPr>
          <w:rFonts w:ascii="Arial" w:hAnsi="Arial" w:cs="Arial" w:hint="eastAsia"/>
          <w:vertAlign w:val="superscript"/>
        </w:rPr>
        <w:t>2</w:t>
      </w:r>
      <w:r w:rsidR="008E05AC" w:rsidRPr="00134528">
        <w:rPr>
          <w:rFonts w:ascii="Arial" w:hAnsi="Arial" w:cs="Arial" w:hint="eastAsia"/>
        </w:rPr>
        <w:t>Department of Engineering, University of Exeter,</w:t>
      </w:r>
      <w:r w:rsidR="00ED0344">
        <w:rPr>
          <w:rFonts w:ascii="Arial" w:hAnsi="Arial" w:cs="Arial" w:hint="eastAsia"/>
        </w:rPr>
        <w:t xml:space="preserve"> Exeter,</w:t>
      </w:r>
      <w:r w:rsidR="008E05AC" w:rsidRPr="00134528">
        <w:rPr>
          <w:rFonts w:ascii="Arial" w:hAnsi="Arial" w:cs="Arial" w:hint="eastAsia"/>
        </w:rPr>
        <w:t xml:space="preserve"> UK</w:t>
      </w:r>
      <w:r w:rsidR="005717A2">
        <w:rPr>
          <w:rFonts w:ascii="Arial" w:hAnsi="Arial" w:cs="Arial" w:hint="eastAsia"/>
        </w:rPr>
        <w:t xml:space="preserve">, </w:t>
      </w:r>
      <w:r w:rsidR="005717A2">
        <w:rPr>
          <w:rFonts w:ascii="Arial" w:hAnsi="Arial" w:cs="Arial" w:hint="eastAsia"/>
          <w:vertAlign w:val="superscript"/>
        </w:rPr>
        <w:t>3</w:t>
      </w:r>
      <w:r w:rsidR="00127C0F" w:rsidRPr="00127C0F">
        <w:rPr>
          <w:rFonts w:ascii="Arial" w:hAnsi="Arial" w:cs="Arial" w:hint="eastAsia"/>
        </w:rPr>
        <w:t xml:space="preserve">School of Electrical </w:t>
      </w:r>
      <w:del w:id="12" w:author="Cuo Zhang" w:date="2025-08-20T16:46:00Z" w16du:dateUtc="2025-08-20T06:46:00Z">
        <w:r w:rsidR="00127C0F" w:rsidRPr="00127C0F" w:rsidDel="00A65B29">
          <w:rPr>
            <w:rFonts w:ascii="Arial" w:hAnsi="Arial" w:cs="Arial" w:hint="eastAsia"/>
          </w:rPr>
          <w:delText>&amp;</w:delText>
        </w:r>
        <w:r w:rsidR="00127C0F" w:rsidDel="00A65B29">
          <w:rPr>
            <w:rFonts w:ascii="Arial" w:hAnsi="Arial" w:cs="Arial" w:hint="eastAsia"/>
          </w:rPr>
          <w:delText xml:space="preserve"> </w:delText>
        </w:r>
      </w:del>
      <w:ins w:id="13" w:author="Cuo Zhang" w:date="2025-08-20T16:46:00Z" w16du:dateUtc="2025-08-20T06:46:00Z">
        <w:r w:rsidR="00A65B29">
          <w:rPr>
            <w:rFonts w:ascii="Arial" w:hAnsi="Arial" w:cs="Arial"/>
          </w:rPr>
          <w:t xml:space="preserve">and </w:t>
        </w:r>
      </w:ins>
      <w:r w:rsidR="00127C0F" w:rsidRPr="00127C0F">
        <w:rPr>
          <w:rFonts w:ascii="Arial" w:hAnsi="Arial" w:cs="Arial" w:hint="eastAsia"/>
        </w:rPr>
        <w:t>Computer Engineering</w:t>
      </w:r>
      <w:r w:rsidR="00884F04" w:rsidRPr="00884F04">
        <w:rPr>
          <w:rFonts w:ascii="Arial" w:hAnsi="Arial" w:cs="Arial" w:hint="eastAsia"/>
        </w:rPr>
        <w:t>,</w:t>
      </w:r>
      <w:ins w:id="14" w:author="Cuo Zhang" w:date="2025-08-20T16:46:00Z" w16du:dateUtc="2025-08-20T06:46:00Z">
        <w:r w:rsidR="00A65B29">
          <w:rPr>
            <w:rFonts w:ascii="Arial" w:hAnsi="Arial" w:cs="Arial"/>
          </w:rPr>
          <w:t xml:space="preserve"> The</w:t>
        </w:r>
      </w:ins>
      <w:r w:rsidR="00884F04" w:rsidRPr="00884F04">
        <w:rPr>
          <w:rFonts w:ascii="Arial" w:hAnsi="Arial" w:cs="Arial" w:hint="eastAsia"/>
        </w:rPr>
        <w:t xml:space="preserve"> </w:t>
      </w:r>
      <w:r w:rsidR="00127C0F" w:rsidRPr="00127C0F">
        <w:rPr>
          <w:rFonts w:ascii="Arial" w:hAnsi="Arial" w:cs="Arial" w:hint="eastAsia"/>
        </w:rPr>
        <w:t>University of Sydney</w:t>
      </w:r>
      <w:r w:rsidR="00884F04" w:rsidRPr="00884F04">
        <w:rPr>
          <w:rFonts w:ascii="Arial" w:hAnsi="Arial" w:cs="Arial" w:hint="eastAsia"/>
        </w:rPr>
        <w:t xml:space="preserve">, </w:t>
      </w:r>
      <w:r w:rsidR="00127C0F" w:rsidRPr="00127C0F">
        <w:rPr>
          <w:rFonts w:ascii="Arial" w:hAnsi="Arial" w:cs="Arial" w:hint="eastAsia"/>
        </w:rPr>
        <w:t>Sydney</w:t>
      </w:r>
      <w:r w:rsidR="00884F04" w:rsidRPr="00884F04">
        <w:rPr>
          <w:rFonts w:ascii="Arial" w:hAnsi="Arial" w:cs="Arial" w:hint="eastAsia"/>
        </w:rPr>
        <w:t xml:space="preserve">, </w:t>
      </w:r>
      <w:r w:rsidR="00127C0F" w:rsidRPr="00127C0F">
        <w:rPr>
          <w:rFonts w:ascii="Arial" w:hAnsi="Arial" w:cs="Arial" w:hint="eastAsia"/>
        </w:rPr>
        <w:t>Australia</w:t>
      </w:r>
      <w:r w:rsidR="00127C0F">
        <w:rPr>
          <w:rFonts w:ascii="Arial" w:hAnsi="Arial" w:cs="Arial" w:hint="eastAsia"/>
        </w:rPr>
        <w:t xml:space="preserve">. </w:t>
      </w:r>
      <w:r w:rsidR="00127C0F">
        <w:rPr>
          <w:rFonts w:ascii="Arial" w:hAnsi="Arial" w:cs="Arial" w:hint="eastAsia"/>
          <w:vertAlign w:val="superscript"/>
        </w:rPr>
        <w:t>4</w:t>
      </w:r>
      <w:r w:rsidR="00127C0F" w:rsidRPr="00884F04">
        <w:rPr>
          <w:rFonts w:ascii="Arial" w:hAnsi="Arial" w:cs="Arial" w:hint="eastAsia"/>
        </w:rPr>
        <w:t>Centre for Environmental Policy, Imperial College London, London, UK</w:t>
      </w:r>
      <w:r w:rsidR="00884F04">
        <w:rPr>
          <w:rFonts w:ascii="Arial" w:hAnsi="Arial" w:cs="Arial" w:hint="eastAsia"/>
        </w:rPr>
        <w:t>.</w:t>
      </w:r>
    </w:p>
    <w:p w14:paraId="4CFFD2FA" w14:textId="431EA1E8" w:rsidR="00F70B59" w:rsidRPr="00F70B59" w:rsidRDefault="00F70B59" w:rsidP="00D20822">
      <w:pPr>
        <w:jc w:val="left"/>
        <w:rPr>
          <w:rFonts w:ascii="Arial" w:hAnsi="Arial" w:cs="Arial"/>
          <w:b/>
          <w:bCs/>
        </w:rPr>
      </w:pPr>
      <w:r w:rsidRPr="00F70B59">
        <w:rPr>
          <w:rFonts w:ascii="Arial" w:hAnsi="Arial" w:cs="Arial"/>
          <w:b/>
          <w:bCs/>
        </w:rPr>
        <w:t>Abstract</w:t>
      </w:r>
      <w:r w:rsidR="00D00387">
        <w:rPr>
          <w:rFonts w:ascii="Arial" w:hAnsi="Arial" w:cs="Arial" w:hint="eastAsia"/>
          <w:b/>
          <w:bCs/>
        </w:rPr>
        <w:t xml:space="preserve"> [2</w:t>
      </w:r>
      <w:r w:rsidR="00982150">
        <w:rPr>
          <w:rFonts w:ascii="Arial" w:hAnsi="Arial" w:cs="Arial" w:hint="eastAsia"/>
          <w:b/>
          <w:bCs/>
        </w:rPr>
        <w:t>03</w:t>
      </w:r>
      <w:r w:rsidR="00D00387">
        <w:rPr>
          <w:rFonts w:ascii="Arial" w:hAnsi="Arial" w:cs="Arial" w:hint="eastAsia"/>
          <w:b/>
          <w:bCs/>
        </w:rPr>
        <w:t>]</w:t>
      </w:r>
    </w:p>
    <w:p w14:paraId="3E5716C5" w14:textId="52CA290F" w:rsidR="00943071" w:rsidRPr="00EA1D6D" w:rsidRDefault="00B30AF2" w:rsidP="00D20822">
      <w:pPr>
        <w:jc w:val="left"/>
        <w:rPr>
          <w:rFonts w:ascii="Arial" w:hAnsi="Arial" w:cs="Arial"/>
        </w:rPr>
      </w:pPr>
      <w:r w:rsidRPr="00B30AF2">
        <w:rPr>
          <w:rFonts w:ascii="Arial" w:hAnsi="Arial" w:cs="Arial" w:hint="eastAsia"/>
        </w:rPr>
        <w:t xml:space="preserve">As global energy systems transition toward net-zero emissions, </w:t>
      </w:r>
      <w:r w:rsidR="005734E3" w:rsidRPr="005734E3">
        <w:rPr>
          <w:rFonts w:ascii="Arial" w:hAnsi="Arial" w:cs="Arial"/>
        </w:rPr>
        <w:t xml:space="preserve">maintaining </w:t>
      </w:r>
      <w:ins w:id="15" w:author="Cuo Zhang" w:date="2025-08-26T11:00:00Z" w16du:dateUtc="2025-08-26T01:00:00Z">
        <w:r w:rsidR="000806DE">
          <w:rPr>
            <w:rFonts w:ascii="Arial" w:hAnsi="Arial" w:cs="Arial"/>
          </w:rPr>
          <w:t xml:space="preserve">a </w:t>
        </w:r>
      </w:ins>
      <w:r w:rsidR="005734E3" w:rsidRPr="005734E3">
        <w:rPr>
          <w:rFonts w:ascii="Arial" w:hAnsi="Arial" w:cs="Arial"/>
        </w:rPr>
        <w:t>real-time balance between supply and demand</w:t>
      </w:r>
      <w:r w:rsidR="005734E3">
        <w:rPr>
          <w:rFonts w:ascii="Arial" w:hAnsi="Arial" w:cs="Arial" w:hint="eastAsia"/>
        </w:rPr>
        <w:t xml:space="preserve"> </w:t>
      </w:r>
      <w:r w:rsidR="005734E3">
        <w:rPr>
          <w:rFonts w:ascii="Arial" w:hAnsi="Arial" w:cs="Arial"/>
        </w:rPr>
        <w:t>–</w:t>
      </w:r>
      <w:r w:rsidR="005734E3">
        <w:rPr>
          <w:rFonts w:ascii="Arial" w:hAnsi="Arial" w:cs="Arial" w:hint="eastAsia"/>
        </w:rPr>
        <w:t xml:space="preserve"> </w:t>
      </w:r>
      <w:r w:rsidR="005734E3" w:rsidRPr="006F5027">
        <w:rPr>
          <w:rFonts w:ascii="Arial" w:hAnsi="Arial" w:cs="Arial"/>
          <w:highlight w:val="darkCyan"/>
        </w:rPr>
        <w:t>known</w:t>
      </w:r>
      <w:r w:rsidR="005734E3" w:rsidRPr="006F5027">
        <w:rPr>
          <w:rFonts w:ascii="Arial" w:hAnsi="Arial" w:cs="Arial" w:hint="eastAsia"/>
          <w:highlight w:val="darkCyan"/>
        </w:rPr>
        <w:t xml:space="preserve"> </w:t>
      </w:r>
      <w:r w:rsidR="005734E3" w:rsidRPr="006F5027">
        <w:rPr>
          <w:rFonts w:ascii="Arial" w:hAnsi="Arial" w:cs="Arial"/>
          <w:highlight w:val="darkCyan"/>
        </w:rPr>
        <w:t>as energy system flexibility</w:t>
      </w:r>
      <w:r w:rsidR="005734E3">
        <w:rPr>
          <w:rFonts w:ascii="Arial" w:hAnsi="Arial" w:cs="Arial" w:hint="eastAsia"/>
        </w:rPr>
        <w:t xml:space="preserve"> </w:t>
      </w:r>
      <w:r w:rsidR="005734E3">
        <w:rPr>
          <w:rFonts w:ascii="Arial" w:hAnsi="Arial" w:cs="Arial"/>
        </w:rPr>
        <w:t>–</w:t>
      </w:r>
      <w:r w:rsidR="005734E3">
        <w:rPr>
          <w:rFonts w:ascii="Arial" w:hAnsi="Arial" w:cs="Arial" w:hint="eastAsia"/>
        </w:rPr>
        <w:t xml:space="preserve"> </w:t>
      </w:r>
      <w:r w:rsidR="005734E3" w:rsidRPr="005734E3">
        <w:rPr>
          <w:rFonts w:ascii="Arial" w:hAnsi="Arial" w:cs="Arial"/>
        </w:rPr>
        <w:t>has become a critical challenge</w:t>
      </w:r>
      <w:r w:rsidR="005734E3">
        <w:rPr>
          <w:rFonts w:ascii="Arial" w:hAnsi="Arial" w:cs="Arial" w:hint="eastAsia"/>
        </w:rPr>
        <w:t xml:space="preserve">. </w:t>
      </w:r>
      <w:r w:rsidR="00A35D98" w:rsidRPr="00A35D98">
        <w:rPr>
          <w:rFonts w:ascii="Arial" w:hAnsi="Arial" w:cs="Arial" w:hint="eastAsia"/>
        </w:rPr>
        <w:t>Th</w:t>
      </w:r>
      <w:r w:rsidR="005734E3">
        <w:rPr>
          <w:rFonts w:ascii="Arial" w:hAnsi="Arial" w:cs="Arial" w:hint="eastAsia"/>
        </w:rPr>
        <w:t>is</w:t>
      </w:r>
      <w:r w:rsidR="00A35D98" w:rsidRPr="00A35D98">
        <w:rPr>
          <w:rFonts w:ascii="Arial" w:hAnsi="Arial" w:cs="Arial" w:hint="eastAsia"/>
        </w:rPr>
        <w:t xml:space="preserve"> challenge </w:t>
      </w:r>
      <w:r w:rsidR="00534B64" w:rsidRPr="00534B64">
        <w:rPr>
          <w:rFonts w:ascii="Arial" w:hAnsi="Arial" w:cs="Arial" w:hint="eastAsia"/>
        </w:rPr>
        <w:t>arise</w:t>
      </w:r>
      <w:r w:rsidR="005734E3">
        <w:rPr>
          <w:rFonts w:ascii="Arial" w:hAnsi="Arial" w:cs="Arial" w:hint="eastAsia"/>
        </w:rPr>
        <w:t>s</w:t>
      </w:r>
      <w:r w:rsidR="00534B64" w:rsidRPr="00534B64">
        <w:rPr>
          <w:rFonts w:ascii="Arial" w:hAnsi="Arial" w:cs="Arial" w:hint="eastAsia"/>
        </w:rPr>
        <w:t xml:space="preserve"> </w:t>
      </w:r>
      <w:r w:rsidR="00A35D98" w:rsidRPr="00A35D98">
        <w:rPr>
          <w:rFonts w:ascii="Arial" w:hAnsi="Arial" w:cs="Arial" w:hint="eastAsia"/>
        </w:rPr>
        <w:t xml:space="preserve">from the increasing penetration of variable renewable energy, the electrification of heat and transport, and the </w:t>
      </w:r>
      <w:r w:rsidR="00A35D98" w:rsidRPr="000B1A05">
        <w:rPr>
          <w:rFonts w:ascii="Arial" w:hAnsi="Arial" w:cs="Arial" w:hint="eastAsia"/>
        </w:rPr>
        <w:t xml:space="preserve">decarbonization of gas infrastructure, all of which introduce </w:t>
      </w:r>
      <w:r w:rsidR="0087102E" w:rsidRPr="000B1A05">
        <w:rPr>
          <w:rFonts w:ascii="Arial" w:hAnsi="Arial" w:cs="Arial" w:hint="eastAsia"/>
          <w:color w:val="FF0000"/>
        </w:rPr>
        <w:t xml:space="preserve">unprecedented </w:t>
      </w:r>
      <w:r w:rsidR="00A35D98" w:rsidRPr="000B1A05">
        <w:rPr>
          <w:rFonts w:ascii="Arial" w:hAnsi="Arial" w:cs="Arial" w:hint="eastAsia"/>
          <w:color w:val="FF0000"/>
        </w:rPr>
        <w:t>variability</w:t>
      </w:r>
      <w:r w:rsidR="00A35D98" w:rsidRPr="000B1A05">
        <w:rPr>
          <w:rFonts w:ascii="Arial" w:hAnsi="Arial" w:cs="Arial" w:hint="eastAsia"/>
        </w:rPr>
        <w:t xml:space="preserve"> and </w:t>
      </w:r>
      <w:r w:rsidR="005734E3" w:rsidRPr="000B1A05">
        <w:rPr>
          <w:rFonts w:ascii="Arial" w:hAnsi="Arial" w:cs="Arial" w:hint="eastAsia"/>
          <w:color w:val="FF0000"/>
        </w:rPr>
        <w:t xml:space="preserve">operational </w:t>
      </w:r>
      <w:r w:rsidR="00A15107" w:rsidRPr="000B1A05">
        <w:rPr>
          <w:rFonts w:ascii="Arial" w:hAnsi="Arial" w:cs="Arial" w:hint="eastAsia"/>
          <w:color w:val="FF0000"/>
        </w:rPr>
        <w:t>uncertainty</w:t>
      </w:r>
      <w:r w:rsidR="00A35D98" w:rsidRPr="000B1A05">
        <w:rPr>
          <w:rFonts w:ascii="Arial" w:hAnsi="Arial" w:cs="Arial" w:hint="eastAsia"/>
        </w:rPr>
        <w:t>.</w:t>
      </w:r>
      <w:r w:rsidR="00154B5D" w:rsidRPr="000B1A05">
        <w:rPr>
          <w:rFonts w:ascii="Arial" w:hAnsi="Arial" w:cs="Arial" w:hint="eastAsia"/>
        </w:rPr>
        <w:t xml:space="preserve"> </w:t>
      </w:r>
      <w:r w:rsidR="00E229B8" w:rsidRPr="000B1A05">
        <w:rPr>
          <w:rFonts w:ascii="Arial" w:hAnsi="Arial" w:cs="Arial" w:hint="eastAsia"/>
        </w:rPr>
        <w:t>In this Review, we examine the technologies and</w:t>
      </w:r>
      <w:ins w:id="16" w:author="Cuo Zhang" w:date="2025-08-26T11:29:00Z" w16du:dateUtc="2025-08-26T01:29:00Z">
        <w:r w:rsidR="008F7382">
          <w:rPr>
            <w:rFonts w:ascii="Arial" w:hAnsi="Arial" w:cs="Arial"/>
          </w:rPr>
          <w:t xml:space="preserve"> associated</w:t>
        </w:r>
      </w:ins>
      <w:r w:rsidR="00E229B8" w:rsidRPr="000B1A05">
        <w:rPr>
          <w:rFonts w:ascii="Arial" w:hAnsi="Arial" w:cs="Arial" w:hint="eastAsia"/>
        </w:rPr>
        <w:t xml:space="preserve"> </w:t>
      </w:r>
      <w:ins w:id="17" w:author="Cuo Zhang" w:date="2025-08-26T11:18:00Z" w16du:dateUtc="2025-08-26T01:18:00Z">
        <w:r w:rsidR="00792489">
          <w:rPr>
            <w:rFonts w:ascii="Arial" w:hAnsi="Arial" w:cs="Arial"/>
          </w:rPr>
          <w:t xml:space="preserve">operational </w:t>
        </w:r>
      </w:ins>
      <w:r w:rsidR="00E229B8" w:rsidRPr="000B1A05">
        <w:rPr>
          <w:rFonts w:ascii="Arial" w:hAnsi="Arial" w:cs="Arial" w:hint="eastAsia"/>
        </w:rPr>
        <w:t xml:space="preserve">strategies that </w:t>
      </w:r>
      <w:r w:rsidR="002C3FBD" w:rsidRPr="000B1A05">
        <w:rPr>
          <w:rFonts w:ascii="Arial" w:hAnsi="Arial" w:cs="Arial" w:hint="eastAsia"/>
        </w:rPr>
        <w:t>provide</w:t>
      </w:r>
      <w:r w:rsidR="00E229B8" w:rsidRPr="000B1A05">
        <w:rPr>
          <w:rFonts w:ascii="Arial" w:hAnsi="Arial" w:cs="Arial" w:hint="eastAsia"/>
        </w:rPr>
        <w:t xml:space="preserve"> flexibility across clean </w:t>
      </w:r>
      <w:ins w:id="18" w:author="Cuo Zhang" w:date="2025-08-26T11:19:00Z" w16du:dateUtc="2025-08-26T01:19:00Z">
        <w:r w:rsidR="00792489">
          <w:rPr>
            <w:rFonts w:ascii="Arial" w:hAnsi="Arial" w:cs="Arial"/>
          </w:rPr>
          <w:t xml:space="preserve">and sustainable </w:t>
        </w:r>
      </w:ins>
      <w:r w:rsidR="00E229B8" w:rsidRPr="000B1A05">
        <w:rPr>
          <w:rFonts w:ascii="Arial" w:hAnsi="Arial" w:cs="Arial" w:hint="eastAsia"/>
        </w:rPr>
        <w:t>energy systems, enabling reliable, efficient, and low-carbon energy delivery.</w:t>
      </w:r>
      <w:r w:rsidR="00154B5D" w:rsidRPr="000B1A05">
        <w:rPr>
          <w:rFonts w:ascii="Arial" w:hAnsi="Arial" w:cs="Arial" w:hint="eastAsia"/>
        </w:rPr>
        <w:t xml:space="preserve"> </w:t>
      </w:r>
      <w:r w:rsidR="003B35AF" w:rsidRPr="000B1A05">
        <w:rPr>
          <w:rFonts w:ascii="Arial" w:hAnsi="Arial" w:cs="Arial" w:hint="eastAsia"/>
          <w:color w:val="7030A0"/>
        </w:rPr>
        <w:t>We</w:t>
      </w:r>
      <w:r w:rsidRPr="000B1A05">
        <w:rPr>
          <w:rFonts w:ascii="Arial" w:hAnsi="Arial" w:cs="Arial" w:hint="eastAsia"/>
          <w:color w:val="7030A0"/>
        </w:rPr>
        <w:t xml:space="preserve"> categorize flexibility into </w:t>
      </w:r>
      <w:commentRangeStart w:id="19"/>
      <w:r w:rsidR="00A609EC" w:rsidRPr="000B1A05">
        <w:rPr>
          <w:rFonts w:ascii="Arial" w:hAnsi="Arial" w:cs="Arial" w:hint="eastAsia"/>
          <w:color w:val="7030A0"/>
        </w:rPr>
        <w:t xml:space="preserve">electricity system flexibility </w:t>
      </w:r>
      <w:r w:rsidR="009B7C34" w:rsidRPr="000B1A05">
        <w:rPr>
          <w:rFonts w:ascii="Arial" w:hAnsi="Arial" w:cs="Arial" w:hint="eastAsia"/>
          <w:color w:val="7030A0"/>
        </w:rPr>
        <w:t xml:space="preserve">and </w:t>
      </w:r>
      <w:r w:rsidRPr="000B1A05">
        <w:rPr>
          <w:rFonts w:ascii="Arial" w:hAnsi="Arial" w:cs="Arial" w:hint="eastAsia"/>
          <w:color w:val="7030A0"/>
        </w:rPr>
        <w:t>gas and hydrogen system flexibility</w:t>
      </w:r>
      <w:commentRangeEnd w:id="19"/>
      <w:r w:rsidR="008F7382">
        <w:rPr>
          <w:rStyle w:val="CommentReference"/>
        </w:rPr>
        <w:commentReference w:id="19"/>
      </w:r>
      <w:r w:rsidRPr="000B1A05">
        <w:rPr>
          <w:rFonts w:ascii="Arial" w:hAnsi="Arial" w:cs="Arial" w:hint="eastAsia"/>
          <w:color w:val="7030A0"/>
        </w:rPr>
        <w:t>, encompassing both supply-side and demand-side mechanisms.</w:t>
      </w:r>
      <w:r w:rsidR="00154B5D" w:rsidRPr="000B1A05">
        <w:rPr>
          <w:rFonts w:ascii="Arial" w:hAnsi="Arial" w:cs="Arial" w:hint="eastAsia"/>
          <w:color w:val="7030A0"/>
        </w:rPr>
        <w:t xml:space="preserve"> </w:t>
      </w:r>
      <w:r w:rsidRPr="000B1A05">
        <w:rPr>
          <w:rFonts w:ascii="Arial" w:hAnsi="Arial" w:cs="Arial" w:hint="eastAsia"/>
          <w:color w:val="0070C0"/>
        </w:rPr>
        <w:t>Technologies such as</w:t>
      </w:r>
      <w:r w:rsidR="009B7C34" w:rsidRPr="000B1A05">
        <w:rPr>
          <w:rFonts w:ascii="Arial" w:hAnsi="Arial" w:cs="Arial" w:hint="eastAsia"/>
          <w:color w:val="0070C0"/>
        </w:rPr>
        <w:t xml:space="preserve"> </w:t>
      </w:r>
      <w:r w:rsidR="00C00005" w:rsidRPr="000B1A05">
        <w:rPr>
          <w:rFonts w:ascii="Arial" w:hAnsi="Arial" w:cs="Arial" w:hint="eastAsia"/>
          <w:color w:val="0070C0"/>
        </w:rPr>
        <w:t>clean dispatchable ge</w:t>
      </w:r>
      <w:r w:rsidR="003247E8" w:rsidRPr="000B1A05">
        <w:rPr>
          <w:rFonts w:ascii="Arial" w:hAnsi="Arial" w:cs="Arial" w:hint="eastAsia"/>
          <w:color w:val="0070C0"/>
        </w:rPr>
        <w:t xml:space="preserve">neration, </w:t>
      </w:r>
      <w:ins w:id="20" w:author="Cuo Zhang" w:date="2025-08-26T11:34:00Z" w16du:dateUtc="2025-08-26T01:34:00Z">
        <w:r w:rsidR="00F9116D">
          <w:rPr>
            <w:rFonts w:ascii="Arial" w:hAnsi="Arial" w:cs="Arial"/>
            <w:color w:val="0070C0"/>
          </w:rPr>
          <w:t>large-scale</w:t>
        </w:r>
      </w:ins>
      <w:ins w:id="21" w:author="Cuo Zhang" w:date="2025-08-26T11:22:00Z" w16du:dateUtc="2025-08-26T01:22:00Z">
        <w:r w:rsidR="008F7382">
          <w:rPr>
            <w:rFonts w:ascii="Arial" w:hAnsi="Arial" w:cs="Arial"/>
            <w:color w:val="0070C0"/>
          </w:rPr>
          <w:t xml:space="preserve"> </w:t>
        </w:r>
      </w:ins>
      <w:r w:rsidR="003247E8" w:rsidRPr="000B1A05">
        <w:rPr>
          <w:rFonts w:ascii="Arial" w:hAnsi="Arial" w:cs="Arial" w:hint="eastAsia"/>
          <w:color w:val="0070C0"/>
        </w:rPr>
        <w:t xml:space="preserve">storage, </w:t>
      </w:r>
      <w:commentRangeStart w:id="22"/>
      <w:ins w:id="23" w:author="Cuo Zhang" w:date="2025-08-26T11:36:00Z" w16du:dateUtc="2025-08-26T01:36:00Z">
        <w:r w:rsidR="00F9116D">
          <w:rPr>
            <w:rFonts w:ascii="Arial" w:hAnsi="Arial" w:cs="Arial"/>
            <w:color w:val="0070C0"/>
          </w:rPr>
          <w:t>g</w:t>
        </w:r>
      </w:ins>
      <w:ins w:id="24" w:author="Cuo Zhang" w:date="2025-08-26T11:37:00Z" w16du:dateUtc="2025-08-26T01:37:00Z">
        <w:r w:rsidR="00F9116D">
          <w:rPr>
            <w:rFonts w:ascii="Arial" w:hAnsi="Arial" w:cs="Arial"/>
            <w:color w:val="0070C0"/>
          </w:rPr>
          <w:t xml:space="preserve">rid </w:t>
        </w:r>
      </w:ins>
      <w:r w:rsidR="009B7C34" w:rsidRPr="000B1A05">
        <w:rPr>
          <w:rFonts w:ascii="Arial" w:hAnsi="Arial" w:cs="Arial" w:hint="eastAsia"/>
          <w:color w:val="0070C0"/>
        </w:rPr>
        <w:t xml:space="preserve">interconnectors </w:t>
      </w:r>
      <w:commentRangeEnd w:id="22"/>
      <w:r w:rsidR="00F9116D">
        <w:rPr>
          <w:rStyle w:val="CommentReference"/>
        </w:rPr>
        <w:commentReference w:id="22"/>
      </w:r>
      <w:r w:rsidR="009B7C34" w:rsidRPr="000B1A05">
        <w:rPr>
          <w:rFonts w:ascii="Arial" w:hAnsi="Arial" w:cs="Arial" w:hint="eastAsia"/>
          <w:color w:val="0070C0"/>
        </w:rPr>
        <w:t>contribute to electricity system flexibility, while</w:t>
      </w:r>
      <w:r w:rsidRPr="000B1A05">
        <w:rPr>
          <w:rFonts w:ascii="Arial" w:hAnsi="Arial" w:cs="Arial" w:hint="eastAsia"/>
          <w:color w:val="0070C0"/>
        </w:rPr>
        <w:t xml:space="preserve"> </w:t>
      </w:r>
      <w:proofErr w:type="spellStart"/>
      <w:r w:rsidRPr="000B1A05">
        <w:rPr>
          <w:rFonts w:ascii="Arial" w:hAnsi="Arial" w:cs="Arial" w:hint="eastAsia"/>
          <w:color w:val="0070C0"/>
        </w:rPr>
        <w:t>linepack</w:t>
      </w:r>
      <w:proofErr w:type="spellEnd"/>
      <w:r w:rsidRPr="000B1A05">
        <w:rPr>
          <w:rFonts w:ascii="Arial" w:hAnsi="Arial" w:cs="Arial" w:hint="eastAsia"/>
          <w:color w:val="0070C0"/>
        </w:rPr>
        <w:t xml:space="preserve">, hydrogen electrolysis, and gas-fired generation offer critical balancing services in gas and </w:t>
      </w:r>
      <w:commentRangeStart w:id="25"/>
      <w:r w:rsidRPr="000B1A05">
        <w:rPr>
          <w:rFonts w:ascii="Arial" w:hAnsi="Arial" w:cs="Arial" w:hint="eastAsia"/>
          <w:color w:val="0070C0"/>
        </w:rPr>
        <w:t>hydrogen networks</w:t>
      </w:r>
      <w:commentRangeEnd w:id="25"/>
      <w:r w:rsidR="008F7382">
        <w:rPr>
          <w:rStyle w:val="CommentReference"/>
        </w:rPr>
        <w:commentReference w:id="25"/>
      </w:r>
      <w:r w:rsidR="00AA1748" w:rsidRPr="000B1A05">
        <w:rPr>
          <w:rFonts w:ascii="Arial" w:hAnsi="Arial" w:cs="Arial" w:hint="eastAsia"/>
          <w:color w:val="0070C0"/>
        </w:rPr>
        <w:t>.</w:t>
      </w:r>
      <w:r w:rsidR="008A4F56" w:rsidRPr="000B1A05">
        <w:rPr>
          <w:rFonts w:ascii="Arial" w:hAnsi="Arial" w:cs="Arial" w:hint="eastAsia"/>
          <w:color w:val="0070C0"/>
        </w:rPr>
        <w:t xml:space="preserve"> </w:t>
      </w:r>
      <w:r w:rsidRPr="000B1A05">
        <w:rPr>
          <w:rFonts w:ascii="Arial" w:hAnsi="Arial" w:cs="Arial" w:hint="eastAsia"/>
          <w:color w:val="0070C0"/>
        </w:rPr>
        <w:t>Simultaneously, demand-side response</w:t>
      </w:r>
      <w:r w:rsidR="008F15F6" w:rsidRPr="000B1A05">
        <w:rPr>
          <w:rFonts w:ascii="Arial" w:hAnsi="Arial" w:cs="Arial" w:hint="eastAsia"/>
          <w:color w:val="0070C0"/>
        </w:rPr>
        <w:t xml:space="preserve"> </w:t>
      </w:r>
      <w:r w:rsidR="008F15F6" w:rsidRPr="000B1A05">
        <w:rPr>
          <w:rFonts w:ascii="Arial" w:hAnsi="Arial" w:cs="Arial"/>
          <w:color w:val="0070C0"/>
        </w:rPr>
        <w:t>–</w:t>
      </w:r>
      <w:r w:rsidR="008F15F6" w:rsidRPr="000B1A05">
        <w:rPr>
          <w:rFonts w:ascii="Arial" w:hAnsi="Arial" w:cs="Arial" w:hint="eastAsia"/>
          <w:color w:val="0070C0"/>
        </w:rPr>
        <w:t xml:space="preserve"> </w:t>
      </w:r>
      <w:r w:rsidRPr="000B1A05">
        <w:rPr>
          <w:rFonts w:ascii="Arial" w:hAnsi="Arial" w:cs="Arial" w:hint="eastAsia"/>
          <w:color w:val="0070C0"/>
        </w:rPr>
        <w:t>enabled</w:t>
      </w:r>
      <w:r w:rsidR="008F15F6" w:rsidRPr="000B1A05">
        <w:rPr>
          <w:rFonts w:ascii="Arial" w:hAnsi="Arial" w:cs="Arial" w:hint="eastAsia"/>
          <w:color w:val="0070C0"/>
        </w:rPr>
        <w:t xml:space="preserve"> </w:t>
      </w:r>
      <w:r w:rsidRPr="000B1A05">
        <w:rPr>
          <w:rFonts w:ascii="Arial" w:hAnsi="Arial" w:cs="Arial" w:hint="eastAsia"/>
          <w:color w:val="0070C0"/>
        </w:rPr>
        <w:t>by digitalization and decentralization</w:t>
      </w:r>
      <w:r w:rsidR="008F15F6" w:rsidRPr="000B1A05">
        <w:rPr>
          <w:rFonts w:ascii="Arial" w:hAnsi="Arial" w:cs="Arial" w:hint="eastAsia"/>
          <w:color w:val="0070C0"/>
        </w:rPr>
        <w:t xml:space="preserve"> </w:t>
      </w:r>
      <w:r w:rsidR="008F15F6" w:rsidRPr="000B1A05">
        <w:rPr>
          <w:rFonts w:ascii="Arial" w:hAnsi="Arial" w:cs="Arial"/>
          <w:color w:val="0070C0"/>
        </w:rPr>
        <w:t>–</w:t>
      </w:r>
      <w:r w:rsidR="008F15F6" w:rsidRPr="000B1A05">
        <w:rPr>
          <w:rFonts w:ascii="Arial" w:hAnsi="Arial" w:cs="Arial" w:hint="eastAsia"/>
          <w:color w:val="0070C0"/>
        </w:rPr>
        <w:t xml:space="preserve"> </w:t>
      </w:r>
      <w:r w:rsidRPr="000B1A05">
        <w:rPr>
          <w:rFonts w:ascii="Arial" w:hAnsi="Arial" w:cs="Arial" w:hint="eastAsia"/>
          <w:color w:val="0070C0"/>
        </w:rPr>
        <w:t>is</w:t>
      </w:r>
      <w:r w:rsidR="008F15F6" w:rsidRPr="000B1A05">
        <w:rPr>
          <w:rFonts w:ascii="Arial" w:hAnsi="Arial" w:cs="Arial" w:hint="eastAsia"/>
          <w:color w:val="0070C0"/>
        </w:rPr>
        <w:t xml:space="preserve"> </w:t>
      </w:r>
      <w:r w:rsidRPr="000B1A05">
        <w:rPr>
          <w:rFonts w:ascii="Arial" w:hAnsi="Arial" w:cs="Arial" w:hint="eastAsia"/>
          <w:color w:val="0070C0"/>
        </w:rPr>
        <w:t xml:space="preserve">emerging as a scalable, distributed </w:t>
      </w:r>
      <w:r w:rsidR="008A4F56" w:rsidRPr="000B1A05">
        <w:rPr>
          <w:rFonts w:ascii="Arial" w:hAnsi="Arial" w:cs="Arial" w:hint="eastAsia"/>
          <w:color w:val="0070C0"/>
        </w:rPr>
        <w:t>source</w:t>
      </w:r>
      <w:r w:rsidRPr="000B1A05">
        <w:rPr>
          <w:rFonts w:ascii="Arial" w:hAnsi="Arial" w:cs="Arial" w:hint="eastAsia"/>
          <w:color w:val="0070C0"/>
        </w:rPr>
        <w:t xml:space="preserve"> of flexibility across </w:t>
      </w:r>
      <w:r w:rsidR="00B80B0C" w:rsidRPr="000B1A05">
        <w:rPr>
          <w:rFonts w:ascii="Arial" w:hAnsi="Arial" w:cs="Arial" w:hint="eastAsia"/>
          <w:color w:val="0070C0"/>
        </w:rPr>
        <w:t xml:space="preserve">the </w:t>
      </w:r>
      <w:r w:rsidRPr="000B1A05">
        <w:rPr>
          <w:rFonts w:ascii="Arial" w:hAnsi="Arial" w:cs="Arial" w:hint="eastAsia"/>
          <w:color w:val="0070C0"/>
        </w:rPr>
        <w:t>residential, commercial, industrial, and transport sectors.</w:t>
      </w:r>
      <w:r w:rsidR="00154B5D" w:rsidRPr="000B1A05">
        <w:rPr>
          <w:rFonts w:ascii="Arial" w:hAnsi="Arial" w:cs="Arial" w:hint="eastAsia"/>
        </w:rPr>
        <w:t xml:space="preserve"> </w:t>
      </w:r>
      <w:r w:rsidRPr="000B1A05">
        <w:rPr>
          <w:rFonts w:ascii="Arial" w:hAnsi="Arial" w:cs="Arial" w:hint="eastAsia"/>
          <w:color w:val="00B050"/>
        </w:rPr>
        <w:t xml:space="preserve">We </w:t>
      </w:r>
      <w:r w:rsidR="009307DE" w:rsidRPr="000B1A05">
        <w:rPr>
          <w:rFonts w:ascii="Arial" w:hAnsi="Arial" w:cs="Arial" w:hint="eastAsia"/>
          <w:color w:val="00B050"/>
        </w:rPr>
        <w:t>also</w:t>
      </w:r>
      <w:r w:rsidRPr="000B1A05">
        <w:rPr>
          <w:rFonts w:ascii="Arial" w:hAnsi="Arial" w:cs="Arial" w:hint="eastAsia"/>
          <w:color w:val="00B050"/>
        </w:rPr>
        <w:t xml:space="preserve"> discuss</w:t>
      </w:r>
      <w:r w:rsidR="00F01896" w:rsidRPr="000B1A05">
        <w:rPr>
          <w:rFonts w:ascii="Arial" w:hAnsi="Arial" w:cs="Arial" w:hint="eastAsia"/>
          <w:color w:val="00B050"/>
        </w:rPr>
        <w:t xml:space="preserve"> </w:t>
      </w:r>
      <w:r w:rsidR="007C39FA" w:rsidRPr="000B1A05">
        <w:rPr>
          <w:rFonts w:ascii="Arial" w:hAnsi="Arial" w:cs="Arial" w:hint="eastAsia"/>
          <w:color w:val="00B050"/>
        </w:rPr>
        <w:t>key</w:t>
      </w:r>
      <w:r w:rsidR="00F01896" w:rsidRPr="000B1A05">
        <w:rPr>
          <w:rFonts w:ascii="Arial" w:hAnsi="Arial" w:cs="Arial" w:hint="eastAsia"/>
          <w:color w:val="00B050"/>
        </w:rPr>
        <w:t xml:space="preserve"> </w:t>
      </w:r>
      <w:ins w:id="26" w:author="Cuo Zhang" w:date="2025-08-26T11:27:00Z" w16du:dateUtc="2025-08-26T01:27:00Z">
        <w:r w:rsidR="008F7382">
          <w:rPr>
            <w:rFonts w:ascii="Arial" w:hAnsi="Arial" w:cs="Arial"/>
            <w:color w:val="00B050"/>
          </w:rPr>
          <w:t>technical</w:t>
        </w:r>
      </w:ins>
      <w:ins w:id="27" w:author="Cuo Zhang" w:date="2025-08-26T11:28:00Z" w16du:dateUtc="2025-08-26T01:28:00Z">
        <w:r w:rsidR="008F7382">
          <w:rPr>
            <w:rFonts w:ascii="Arial" w:hAnsi="Arial" w:cs="Arial"/>
            <w:color w:val="00B050"/>
          </w:rPr>
          <w:t xml:space="preserve"> and</w:t>
        </w:r>
      </w:ins>
      <w:ins w:id="28" w:author="Cuo Zhang" w:date="2025-08-26T11:27:00Z" w16du:dateUtc="2025-08-26T01:27:00Z">
        <w:r w:rsidR="008F7382">
          <w:rPr>
            <w:rFonts w:ascii="Arial" w:hAnsi="Arial" w:cs="Arial"/>
            <w:color w:val="00B050"/>
          </w:rPr>
          <w:t xml:space="preserve"> economic </w:t>
        </w:r>
      </w:ins>
      <w:r w:rsidR="00F01896" w:rsidRPr="000B1A05">
        <w:rPr>
          <w:rFonts w:ascii="Arial" w:hAnsi="Arial" w:cs="Arial" w:hint="eastAsia"/>
          <w:color w:val="00B050"/>
        </w:rPr>
        <w:t xml:space="preserve">barriers </w:t>
      </w:r>
      <w:r w:rsidR="007C39FA" w:rsidRPr="000B1A05">
        <w:rPr>
          <w:rFonts w:ascii="Arial" w:hAnsi="Arial" w:cs="Arial" w:hint="eastAsia"/>
          <w:color w:val="00B050"/>
        </w:rPr>
        <w:t>to the</w:t>
      </w:r>
      <w:r w:rsidR="00B1054E" w:rsidRPr="000B1A05">
        <w:rPr>
          <w:rFonts w:ascii="Arial" w:hAnsi="Arial" w:cs="Arial" w:hint="eastAsia"/>
          <w:color w:val="00B050"/>
        </w:rPr>
        <w:t xml:space="preserve"> </w:t>
      </w:r>
      <w:r w:rsidR="00251A84" w:rsidRPr="000B1A05">
        <w:rPr>
          <w:rFonts w:ascii="Arial" w:hAnsi="Arial" w:cs="Arial" w:hint="eastAsia"/>
          <w:color w:val="00B050"/>
        </w:rPr>
        <w:t xml:space="preserve">widespread </w:t>
      </w:r>
      <w:r w:rsidR="00B1054E" w:rsidRPr="000B1A05">
        <w:rPr>
          <w:rFonts w:ascii="Arial" w:hAnsi="Arial" w:cs="Arial" w:hint="eastAsia"/>
          <w:color w:val="00B050"/>
        </w:rPr>
        <w:t>deployment of flexibility technologies and</w:t>
      </w:r>
      <w:r w:rsidR="007C39FA" w:rsidRPr="000B1A05">
        <w:rPr>
          <w:rFonts w:ascii="Arial" w:hAnsi="Arial" w:cs="Arial" w:hint="eastAsia"/>
          <w:color w:val="00B050"/>
        </w:rPr>
        <w:t xml:space="preserve"> explore</w:t>
      </w:r>
      <w:r w:rsidRPr="000B1A05">
        <w:rPr>
          <w:rFonts w:ascii="Arial" w:hAnsi="Arial" w:cs="Arial" w:hint="eastAsia"/>
          <w:color w:val="00B050"/>
        </w:rPr>
        <w:t xml:space="preserve"> how </w:t>
      </w:r>
      <w:ins w:id="29" w:author="Cuo Zhang" w:date="2025-08-26T11:29:00Z" w16du:dateUtc="2025-08-26T01:29:00Z">
        <w:r w:rsidR="008F7382">
          <w:rPr>
            <w:rFonts w:ascii="Arial" w:hAnsi="Arial" w:cs="Arial"/>
            <w:color w:val="00B050"/>
          </w:rPr>
          <w:t xml:space="preserve">energy </w:t>
        </w:r>
      </w:ins>
      <w:r w:rsidRPr="000B1A05">
        <w:rPr>
          <w:rFonts w:ascii="Arial" w:hAnsi="Arial" w:cs="Arial" w:hint="eastAsia"/>
          <w:color w:val="00B050"/>
        </w:rPr>
        <w:t xml:space="preserve">market structures and regulatory frameworks must evolve to unlock investment in </w:t>
      </w:r>
      <w:r w:rsidR="007F4BE8" w:rsidRPr="000B1A05">
        <w:rPr>
          <w:rFonts w:ascii="Arial" w:hAnsi="Arial" w:cs="Arial" w:hint="eastAsia"/>
          <w:color w:val="00B050"/>
        </w:rPr>
        <w:t>flexibility at scale</w:t>
      </w:r>
      <w:r w:rsidRPr="000B1A05">
        <w:rPr>
          <w:rFonts w:ascii="Arial" w:hAnsi="Arial" w:cs="Arial" w:hint="eastAsia"/>
          <w:color w:val="00B050"/>
        </w:rPr>
        <w:t>.</w:t>
      </w:r>
      <w:r w:rsidR="003B35AF" w:rsidRPr="000B1A05">
        <w:rPr>
          <w:rFonts w:ascii="Arial" w:hAnsi="Arial" w:cs="Arial" w:hint="eastAsia"/>
        </w:rPr>
        <w:t xml:space="preserve"> </w:t>
      </w:r>
      <w:r w:rsidRPr="000B1A05">
        <w:rPr>
          <w:rFonts w:ascii="Arial" w:hAnsi="Arial" w:cs="Arial" w:hint="eastAsia"/>
          <w:color w:val="7030A0"/>
        </w:rPr>
        <w:t xml:space="preserve">Ultimately, achieving a decarbonized energy future </w:t>
      </w:r>
      <w:r w:rsidR="003D63BC" w:rsidRPr="000B1A05">
        <w:rPr>
          <w:rFonts w:ascii="Arial" w:hAnsi="Arial" w:cs="Arial" w:hint="eastAsia"/>
          <w:color w:val="7030A0"/>
        </w:rPr>
        <w:t xml:space="preserve">will </w:t>
      </w:r>
      <w:r w:rsidR="00821193" w:rsidRPr="000B1A05">
        <w:rPr>
          <w:rFonts w:ascii="Arial" w:hAnsi="Arial" w:cs="Arial"/>
          <w:color w:val="7030A0"/>
        </w:rPr>
        <w:t xml:space="preserve">require </w:t>
      </w:r>
      <w:r w:rsidR="00A11027" w:rsidRPr="000B1A05">
        <w:rPr>
          <w:rFonts w:ascii="Arial" w:hAnsi="Arial" w:cs="Arial"/>
          <w:color w:val="7030A0"/>
        </w:rPr>
        <w:t xml:space="preserve">the coordinated integration of diverse flexibility </w:t>
      </w:r>
      <w:r w:rsidRPr="000B1A05">
        <w:rPr>
          <w:rFonts w:ascii="Arial" w:hAnsi="Arial" w:cs="Arial" w:hint="eastAsia"/>
          <w:color w:val="7030A0"/>
        </w:rPr>
        <w:t xml:space="preserve">technologies across </w:t>
      </w:r>
      <w:r w:rsidR="00821193" w:rsidRPr="000B1A05">
        <w:rPr>
          <w:rFonts w:ascii="Arial" w:hAnsi="Arial" w:cs="Arial"/>
          <w:color w:val="7030A0"/>
        </w:rPr>
        <w:t xml:space="preserve">interconnected </w:t>
      </w:r>
      <w:r w:rsidR="00B9703B" w:rsidRPr="000B1A05">
        <w:rPr>
          <w:rFonts w:ascii="Arial" w:hAnsi="Arial" w:cs="Arial" w:hint="eastAsia"/>
          <w:color w:val="7030A0"/>
        </w:rPr>
        <w:t>multi</w:t>
      </w:r>
      <w:r w:rsidR="00CA141D" w:rsidRPr="000B1A05">
        <w:rPr>
          <w:rFonts w:ascii="Arial" w:hAnsi="Arial" w:cs="Arial" w:hint="eastAsia"/>
          <w:color w:val="7030A0"/>
        </w:rPr>
        <w:t>ple</w:t>
      </w:r>
      <w:r w:rsidRPr="000B1A05">
        <w:rPr>
          <w:rFonts w:ascii="Arial" w:hAnsi="Arial" w:cs="Arial" w:hint="eastAsia"/>
          <w:color w:val="7030A0"/>
        </w:rPr>
        <w:t xml:space="preserve"> energy vectors.</w:t>
      </w:r>
    </w:p>
    <w:p w14:paraId="0BF60E50" w14:textId="59AAF0C6" w:rsidR="00B7135F" w:rsidRPr="00B7135F" w:rsidRDefault="00B7135F" w:rsidP="00D20822">
      <w:pPr>
        <w:jc w:val="left"/>
        <w:rPr>
          <w:rFonts w:ascii="Arial" w:hAnsi="Arial" w:cs="Arial"/>
          <w:b/>
          <w:bCs/>
        </w:rPr>
      </w:pPr>
      <w:r w:rsidRPr="00B7135F">
        <w:rPr>
          <w:rFonts w:ascii="Arial" w:hAnsi="Arial" w:cs="Arial"/>
          <w:b/>
          <w:bCs/>
        </w:rPr>
        <w:t>Introduction</w:t>
      </w:r>
      <w:r w:rsidR="00D00387">
        <w:rPr>
          <w:rFonts w:ascii="Arial" w:hAnsi="Arial" w:cs="Arial" w:hint="eastAsia"/>
          <w:b/>
          <w:bCs/>
        </w:rPr>
        <w:t xml:space="preserve"> [</w:t>
      </w:r>
      <w:r w:rsidR="00434C86">
        <w:rPr>
          <w:rFonts w:ascii="Arial" w:hAnsi="Arial" w:cs="Arial" w:hint="eastAsia"/>
          <w:b/>
          <w:bCs/>
        </w:rPr>
        <w:t>6</w:t>
      </w:r>
      <w:r w:rsidR="00241F9D">
        <w:rPr>
          <w:rFonts w:ascii="Arial" w:hAnsi="Arial" w:cs="Arial" w:hint="eastAsia"/>
          <w:b/>
          <w:bCs/>
        </w:rPr>
        <w:t>44</w:t>
      </w:r>
      <w:r w:rsidR="00D00387">
        <w:rPr>
          <w:rFonts w:ascii="Arial" w:hAnsi="Arial" w:cs="Arial" w:hint="eastAsia"/>
          <w:b/>
          <w:bCs/>
        </w:rPr>
        <w:t>]</w:t>
      </w:r>
    </w:p>
    <w:p w14:paraId="64CF0197" w14:textId="4E7BBE1C" w:rsidR="00C834E9" w:rsidRDefault="009045D2" w:rsidP="00952C42">
      <w:pPr>
        <w:jc w:val="left"/>
        <w:rPr>
          <w:rFonts w:ascii="Arial" w:hAnsi="Arial" w:cs="Arial"/>
        </w:rPr>
      </w:pPr>
      <w:r w:rsidRPr="009045D2">
        <w:rPr>
          <w:rFonts w:ascii="Arial" w:hAnsi="Arial" w:cs="Arial" w:hint="eastAsia"/>
        </w:rPr>
        <w:t xml:space="preserve">Global efforts to decarbonize </w:t>
      </w:r>
      <w:r w:rsidRPr="005C2D64">
        <w:rPr>
          <w:rFonts w:ascii="Arial" w:hAnsi="Arial" w:cs="Arial" w:hint="eastAsia"/>
        </w:rPr>
        <w:t xml:space="preserve">energy systems </w:t>
      </w:r>
      <w:del w:id="30" w:author="Cuo Zhang" w:date="2025-08-26T14:46:00Z" w16du:dateUtc="2025-08-26T04:46:00Z">
        <w:r w:rsidRPr="005C2D64" w:rsidDel="007D0254">
          <w:rPr>
            <w:rFonts w:ascii="Arial" w:hAnsi="Arial" w:cs="Arial" w:hint="eastAsia"/>
          </w:rPr>
          <w:delText xml:space="preserve">are </w:delText>
        </w:r>
      </w:del>
      <w:ins w:id="31" w:author="Cuo Zhang" w:date="2025-08-26T14:46:00Z" w16du:dateUtc="2025-08-26T04:46:00Z">
        <w:r w:rsidR="007D0254">
          <w:rPr>
            <w:rFonts w:ascii="Arial" w:hAnsi="Arial" w:cs="Arial"/>
          </w:rPr>
          <w:t>have been</w:t>
        </w:r>
        <w:r w:rsidR="007D0254" w:rsidRPr="005C2D64">
          <w:rPr>
            <w:rFonts w:ascii="Arial" w:hAnsi="Arial" w:cs="Arial" w:hint="eastAsia"/>
          </w:rPr>
          <w:t xml:space="preserve"> </w:t>
        </w:r>
      </w:ins>
      <w:r w:rsidRPr="005C2D64">
        <w:rPr>
          <w:rFonts w:ascii="Arial" w:hAnsi="Arial" w:cs="Arial" w:hint="eastAsia"/>
        </w:rPr>
        <w:t xml:space="preserve">accelerating in response to </w:t>
      </w:r>
      <w:del w:id="32" w:author="Cuo Zhang" w:date="2025-08-26T14:46:00Z" w16du:dateUtc="2025-08-26T04:46:00Z">
        <w:r w:rsidRPr="005C2D64" w:rsidDel="007D0254">
          <w:rPr>
            <w:rFonts w:ascii="Arial" w:hAnsi="Arial" w:cs="Arial" w:hint="eastAsia"/>
          </w:rPr>
          <w:delText xml:space="preserve">the </w:delText>
        </w:r>
      </w:del>
      <w:ins w:id="33" w:author="Cuo Zhang" w:date="2025-08-26T14:46:00Z" w16du:dateUtc="2025-08-26T04:46:00Z">
        <w:r w:rsidR="007D0254">
          <w:rPr>
            <w:rFonts w:ascii="Arial" w:hAnsi="Arial" w:cs="Arial"/>
          </w:rPr>
          <w:t>an</w:t>
        </w:r>
        <w:r w:rsidR="007D0254" w:rsidRPr="005C2D64">
          <w:rPr>
            <w:rFonts w:ascii="Arial" w:hAnsi="Arial" w:cs="Arial" w:hint="eastAsia"/>
          </w:rPr>
          <w:t xml:space="preserve"> </w:t>
        </w:r>
      </w:ins>
      <w:r w:rsidRPr="005C2D64">
        <w:rPr>
          <w:rFonts w:ascii="Arial" w:hAnsi="Arial" w:cs="Arial" w:hint="eastAsia"/>
        </w:rPr>
        <w:t>urgent need to mitigate climate change.</w:t>
      </w:r>
      <w:r w:rsidR="00153229" w:rsidRPr="005C2D64">
        <w:rPr>
          <w:rFonts w:ascii="Arial" w:hAnsi="Arial" w:cs="Arial" w:hint="eastAsia"/>
        </w:rPr>
        <w:t xml:space="preserve"> </w:t>
      </w:r>
      <w:commentRangeStart w:id="34"/>
      <w:r w:rsidR="000A4CAA" w:rsidRPr="005C2D64">
        <w:rPr>
          <w:rFonts w:ascii="Arial" w:hAnsi="Arial" w:cs="Arial" w:hint="eastAsia"/>
        </w:rPr>
        <w:t>Central to</w:t>
      </w:r>
      <w:r w:rsidRPr="005C2D64">
        <w:rPr>
          <w:rFonts w:ascii="Arial" w:hAnsi="Arial" w:cs="Arial" w:hint="eastAsia"/>
        </w:rPr>
        <w:t xml:space="preserve"> this transformation </w:t>
      </w:r>
      <w:r w:rsidR="000A4CAA" w:rsidRPr="005C2D64">
        <w:rPr>
          <w:rFonts w:ascii="Arial" w:hAnsi="Arial" w:cs="Arial" w:hint="eastAsia"/>
        </w:rPr>
        <w:t>is</w:t>
      </w:r>
      <w:r w:rsidR="00992031" w:rsidRPr="005C2D64">
        <w:rPr>
          <w:rFonts w:ascii="Arial" w:hAnsi="Arial" w:cs="Arial" w:hint="eastAsia"/>
        </w:rPr>
        <w:t xml:space="preserve"> the widespread electrification of end-use</w:t>
      </w:r>
      <w:r w:rsidR="00895FE5" w:rsidRPr="005C2D64">
        <w:rPr>
          <w:rFonts w:ascii="Arial" w:hAnsi="Arial" w:cs="Arial" w:hint="eastAsia"/>
        </w:rPr>
        <w:t xml:space="preserve"> sectors</w:t>
      </w:r>
      <w:r w:rsidR="00CC35BD">
        <w:rPr>
          <w:rFonts w:ascii="Arial" w:hAnsi="Arial" w:cs="Arial" w:hint="eastAsia"/>
        </w:rPr>
        <w:t xml:space="preserve">, </w:t>
      </w:r>
      <w:r w:rsidR="00CC35BD" w:rsidRPr="00CC35BD">
        <w:rPr>
          <w:rFonts w:ascii="Arial" w:hAnsi="Arial" w:cs="Arial"/>
        </w:rPr>
        <w:t>particularly</w:t>
      </w:r>
      <w:r w:rsidR="00992031" w:rsidRPr="005C2D64">
        <w:rPr>
          <w:rFonts w:ascii="Arial" w:hAnsi="Arial" w:cs="Arial" w:hint="eastAsia"/>
        </w:rPr>
        <w:t xml:space="preserve"> </w:t>
      </w:r>
      <w:r w:rsidR="00992031" w:rsidRPr="0096467E">
        <w:rPr>
          <w:rFonts w:ascii="Arial" w:hAnsi="Arial" w:cs="Arial" w:hint="eastAsia"/>
          <w:color w:val="EE0000"/>
        </w:rPr>
        <w:t>heat</w:t>
      </w:r>
      <w:r w:rsidR="009A17C0">
        <w:rPr>
          <w:rFonts w:ascii="Arial" w:hAnsi="Arial" w:cs="Arial" w:hint="eastAsia"/>
          <w:color w:val="EE0000"/>
        </w:rPr>
        <w:t xml:space="preserve"> and transport</w:t>
      </w:r>
      <w:r w:rsidR="0068784A" w:rsidRPr="005C2D64">
        <w:rPr>
          <w:rFonts w:ascii="Arial" w:hAnsi="Arial" w:cs="Arial" w:hint="eastAsia"/>
        </w:rPr>
        <w:t xml:space="preserve">, </w:t>
      </w:r>
      <w:r w:rsidR="00895FE5" w:rsidRPr="005C2D64">
        <w:rPr>
          <w:rFonts w:ascii="Arial" w:hAnsi="Arial" w:cs="Arial" w:hint="eastAsia"/>
        </w:rPr>
        <w:t>alongside</w:t>
      </w:r>
      <w:r w:rsidR="00D261B7" w:rsidRPr="005C2D64">
        <w:rPr>
          <w:rFonts w:ascii="Arial" w:hAnsi="Arial" w:cs="Arial" w:hint="eastAsia"/>
        </w:rPr>
        <w:t xml:space="preserve"> the rapid deployment of low-carbon energy sources</w:t>
      </w:r>
      <w:r w:rsidR="00E03000" w:rsidRPr="005C2D64">
        <w:rPr>
          <w:rFonts w:ascii="Arial" w:hAnsi="Arial" w:cs="Arial" w:hint="eastAsia"/>
        </w:rPr>
        <w:t xml:space="preserve">. </w:t>
      </w:r>
      <w:commentRangeEnd w:id="34"/>
      <w:r w:rsidR="00F91904">
        <w:rPr>
          <w:rStyle w:val="CommentReference"/>
        </w:rPr>
        <w:commentReference w:id="34"/>
      </w:r>
      <w:r w:rsidR="00E03000" w:rsidRPr="005C2D64">
        <w:rPr>
          <w:rFonts w:ascii="Arial" w:hAnsi="Arial" w:cs="Arial" w:hint="eastAsia"/>
        </w:rPr>
        <w:t>The</w:t>
      </w:r>
      <w:r w:rsidR="00C67AAF" w:rsidRPr="005C2D64">
        <w:rPr>
          <w:rFonts w:ascii="Arial" w:hAnsi="Arial" w:cs="Arial" w:hint="eastAsia"/>
        </w:rPr>
        <w:t>se include</w:t>
      </w:r>
      <w:r w:rsidR="00D261B7" w:rsidRPr="005C2D64">
        <w:rPr>
          <w:rFonts w:ascii="Arial" w:hAnsi="Arial" w:cs="Arial" w:hint="eastAsia"/>
        </w:rPr>
        <w:t xml:space="preserve"> </w:t>
      </w:r>
      <w:r w:rsidR="00D261B7" w:rsidRPr="00A929EE">
        <w:rPr>
          <w:rFonts w:ascii="Arial" w:hAnsi="Arial" w:cs="Arial" w:hint="eastAsia"/>
          <w:color w:val="EE0000"/>
        </w:rPr>
        <w:t>variable renewable</w:t>
      </w:r>
      <w:r w:rsidR="00C67AAF" w:rsidRPr="00A929EE">
        <w:rPr>
          <w:rFonts w:ascii="Arial" w:hAnsi="Arial" w:cs="Arial" w:hint="eastAsia"/>
          <w:color w:val="EE0000"/>
        </w:rPr>
        <w:t xml:space="preserve"> energy</w:t>
      </w:r>
      <w:r w:rsidR="00835DA8">
        <w:rPr>
          <w:rFonts w:ascii="Arial" w:hAnsi="Arial" w:cs="Arial" w:hint="eastAsia"/>
          <w:color w:val="EE0000"/>
        </w:rPr>
        <w:t xml:space="preserve"> resources</w:t>
      </w:r>
      <w:r w:rsidR="00C67AAF" w:rsidRPr="00A929EE">
        <w:rPr>
          <w:rFonts w:ascii="Arial" w:hAnsi="Arial" w:cs="Arial" w:hint="eastAsia"/>
          <w:color w:val="EE0000"/>
        </w:rPr>
        <w:t xml:space="preserve"> (</w:t>
      </w:r>
      <w:proofErr w:type="spellStart"/>
      <w:r w:rsidR="00835DA8">
        <w:rPr>
          <w:rFonts w:ascii="Arial" w:hAnsi="Arial" w:cs="Arial" w:hint="eastAsia"/>
          <w:color w:val="EE0000"/>
        </w:rPr>
        <w:t>v</w:t>
      </w:r>
      <w:r w:rsidR="00C67AAF" w:rsidRPr="00A929EE">
        <w:rPr>
          <w:rFonts w:ascii="Arial" w:hAnsi="Arial" w:cs="Arial" w:hint="eastAsia"/>
          <w:color w:val="EE0000"/>
        </w:rPr>
        <w:t>RE</w:t>
      </w:r>
      <w:r w:rsidR="00835DA8">
        <w:rPr>
          <w:rFonts w:ascii="Arial" w:hAnsi="Arial" w:cs="Arial" w:hint="eastAsia"/>
          <w:color w:val="EE0000"/>
        </w:rPr>
        <w:t>S</w:t>
      </w:r>
      <w:proofErr w:type="spellEnd"/>
      <w:r w:rsidR="00C67AAF" w:rsidRPr="00A929EE">
        <w:rPr>
          <w:rFonts w:ascii="Arial" w:hAnsi="Arial" w:cs="Arial" w:hint="eastAsia"/>
          <w:color w:val="EE0000"/>
        </w:rPr>
        <w:t>)</w:t>
      </w:r>
      <w:r w:rsidR="00C67AAF" w:rsidRPr="005C2D64">
        <w:rPr>
          <w:rFonts w:ascii="Arial" w:hAnsi="Arial" w:cs="Arial" w:hint="eastAsia"/>
        </w:rPr>
        <w:t xml:space="preserve"> such as</w:t>
      </w:r>
      <w:r w:rsidR="00D261B7" w:rsidRPr="005C2D64">
        <w:rPr>
          <w:rFonts w:ascii="Arial" w:hAnsi="Arial" w:cs="Arial" w:hint="eastAsia"/>
        </w:rPr>
        <w:t xml:space="preserve"> wind and solar, </w:t>
      </w:r>
      <w:r w:rsidR="00C67AAF" w:rsidRPr="005C2D64">
        <w:rPr>
          <w:rFonts w:ascii="Arial" w:hAnsi="Arial" w:cs="Arial" w:hint="eastAsia"/>
        </w:rPr>
        <w:t>and</w:t>
      </w:r>
      <w:r w:rsidR="00D261B7" w:rsidRPr="005C2D64">
        <w:rPr>
          <w:rFonts w:ascii="Arial" w:hAnsi="Arial" w:cs="Arial" w:hint="eastAsia"/>
        </w:rPr>
        <w:t xml:space="preserve"> emerging green fuels </w:t>
      </w:r>
      <w:r w:rsidR="00996854" w:rsidRPr="005C2D64">
        <w:rPr>
          <w:rFonts w:ascii="Arial" w:hAnsi="Arial" w:cs="Arial" w:hint="eastAsia"/>
        </w:rPr>
        <w:t>like</w:t>
      </w:r>
      <w:r w:rsidR="00D261B7" w:rsidRPr="005C2D64">
        <w:rPr>
          <w:rFonts w:ascii="Arial" w:hAnsi="Arial" w:cs="Arial" w:hint="eastAsia"/>
        </w:rPr>
        <w:t xml:space="preserve"> </w:t>
      </w:r>
      <w:r w:rsidR="00D261B7" w:rsidRPr="006C1A6F">
        <w:rPr>
          <w:rFonts w:ascii="Arial" w:hAnsi="Arial" w:cs="Arial" w:hint="eastAsia"/>
          <w:color w:val="000000" w:themeColor="text1"/>
        </w:rPr>
        <w:t>hydrogen</w:t>
      </w:r>
      <w:r w:rsidR="00952C42" w:rsidRPr="006C1A6F">
        <w:rPr>
          <w:rFonts w:ascii="Arial" w:hAnsi="Arial" w:cs="Arial" w:hint="eastAsia"/>
          <w:color w:val="000000" w:themeColor="text1"/>
        </w:rPr>
        <w:t>.</w:t>
      </w:r>
      <w:r w:rsidR="0054266A" w:rsidRPr="006C1A6F">
        <w:rPr>
          <w:rFonts w:ascii="Arial" w:hAnsi="Arial" w:cs="Arial" w:hint="eastAsia"/>
          <w:color w:val="000000" w:themeColor="text1"/>
        </w:rPr>
        <w:t xml:space="preserve"> </w:t>
      </w:r>
      <w:r w:rsidR="00C834E9" w:rsidRPr="006C1A6F">
        <w:rPr>
          <w:rFonts w:ascii="Arial" w:hAnsi="Arial" w:cs="Arial" w:hint="eastAsia"/>
          <w:color w:val="000000" w:themeColor="text1"/>
        </w:rPr>
        <w:t xml:space="preserve">By the </w:t>
      </w:r>
      <w:r w:rsidR="00C834E9" w:rsidRPr="006C1A6F">
        <w:rPr>
          <w:rFonts w:ascii="Arial" w:hAnsi="Arial" w:cs="Arial" w:hint="eastAsia"/>
          <w:color w:val="000000" w:themeColor="text1"/>
          <w:highlight w:val="yellow"/>
        </w:rPr>
        <w:t>end of 2024</w:t>
      </w:r>
      <w:r w:rsidR="00C834E9" w:rsidRPr="006C1A6F">
        <w:rPr>
          <w:rFonts w:ascii="Arial" w:hAnsi="Arial" w:cs="Arial" w:hint="eastAsia"/>
          <w:color w:val="000000" w:themeColor="text1"/>
        </w:rPr>
        <w:t>, g</w:t>
      </w:r>
      <w:r w:rsidR="00C834E9" w:rsidRPr="006C1A6F">
        <w:rPr>
          <w:rFonts w:ascii="Arial" w:hAnsi="Arial" w:cs="Arial"/>
          <w:color w:val="000000" w:themeColor="text1"/>
        </w:rPr>
        <w:t xml:space="preserve">lobal </w:t>
      </w:r>
      <w:r w:rsidR="006531C9">
        <w:rPr>
          <w:rFonts w:ascii="Arial" w:hAnsi="Arial" w:cs="Arial" w:hint="eastAsia"/>
          <w:color w:val="000000" w:themeColor="text1"/>
        </w:rPr>
        <w:t xml:space="preserve">installed </w:t>
      </w:r>
      <w:del w:id="35" w:author="Cuo Zhang" w:date="2025-08-26T14:50:00Z" w16du:dateUtc="2025-08-26T04:50:00Z">
        <w:r w:rsidR="00BF51E9" w:rsidRPr="006C1A6F" w:rsidDel="00F91904">
          <w:rPr>
            <w:rFonts w:ascii="Arial" w:hAnsi="Arial" w:cs="Arial" w:hint="eastAsia"/>
            <w:color w:val="000000" w:themeColor="text1"/>
          </w:rPr>
          <w:delText>VRE</w:delText>
        </w:r>
        <w:r w:rsidR="00C834E9" w:rsidRPr="006C1A6F" w:rsidDel="00F91904">
          <w:rPr>
            <w:rFonts w:ascii="Arial" w:hAnsi="Arial" w:cs="Arial"/>
            <w:color w:val="000000" w:themeColor="text1"/>
          </w:rPr>
          <w:delText xml:space="preserve"> </w:delText>
        </w:r>
      </w:del>
      <w:proofErr w:type="spellStart"/>
      <w:ins w:id="36" w:author="Cuo Zhang" w:date="2025-08-26T14:50:00Z" w16du:dateUtc="2025-08-26T04:50:00Z">
        <w:r w:rsidR="00F91904">
          <w:rPr>
            <w:rFonts w:ascii="Arial" w:hAnsi="Arial" w:cs="Arial"/>
            <w:color w:val="000000" w:themeColor="text1"/>
          </w:rPr>
          <w:t>v</w:t>
        </w:r>
        <w:r w:rsidR="00F91904" w:rsidRPr="006C1A6F">
          <w:rPr>
            <w:rFonts w:ascii="Arial" w:hAnsi="Arial" w:cs="Arial" w:hint="eastAsia"/>
            <w:color w:val="000000" w:themeColor="text1"/>
          </w:rPr>
          <w:t>RE</w:t>
        </w:r>
        <w:r w:rsidR="00F91904">
          <w:rPr>
            <w:rFonts w:ascii="Arial" w:hAnsi="Arial" w:cs="Arial"/>
            <w:color w:val="000000" w:themeColor="text1"/>
          </w:rPr>
          <w:t>S</w:t>
        </w:r>
        <w:proofErr w:type="spellEnd"/>
        <w:r w:rsidR="00F91904" w:rsidRPr="006C1A6F">
          <w:rPr>
            <w:rFonts w:ascii="Arial" w:hAnsi="Arial" w:cs="Arial"/>
            <w:color w:val="000000" w:themeColor="text1"/>
          </w:rPr>
          <w:t xml:space="preserve"> </w:t>
        </w:r>
      </w:ins>
      <w:r w:rsidR="00C834E9" w:rsidRPr="006C1A6F">
        <w:rPr>
          <w:rFonts w:ascii="Arial" w:hAnsi="Arial" w:cs="Arial"/>
          <w:color w:val="000000" w:themeColor="text1"/>
        </w:rPr>
        <w:t>capacit</w:t>
      </w:r>
      <w:r w:rsidR="00BF51E9" w:rsidRPr="006C1A6F">
        <w:rPr>
          <w:rFonts w:ascii="Arial" w:hAnsi="Arial" w:cs="Arial" w:hint="eastAsia"/>
          <w:color w:val="000000" w:themeColor="text1"/>
        </w:rPr>
        <w:t>y</w:t>
      </w:r>
      <w:r w:rsidR="00C834E9" w:rsidRPr="006C1A6F">
        <w:rPr>
          <w:rFonts w:ascii="Arial" w:hAnsi="Arial" w:cs="Arial"/>
          <w:color w:val="000000" w:themeColor="text1"/>
        </w:rPr>
        <w:t xml:space="preserve"> reached </w:t>
      </w:r>
      <w:r w:rsidR="00FF778B" w:rsidRPr="006C1A6F">
        <w:rPr>
          <w:rFonts w:ascii="Arial" w:hAnsi="Arial" w:cs="Arial" w:hint="eastAsia"/>
          <w:color w:val="000000" w:themeColor="text1"/>
          <w:highlight w:val="yellow"/>
        </w:rPr>
        <w:t>~</w:t>
      </w:r>
      <w:r w:rsidR="004E24C5" w:rsidRPr="006C1A6F">
        <w:rPr>
          <w:rFonts w:ascii="Arial" w:hAnsi="Arial" w:cs="Arial" w:hint="eastAsia"/>
          <w:color w:val="000000" w:themeColor="text1"/>
          <w:highlight w:val="yellow"/>
        </w:rPr>
        <w:t>5</w:t>
      </w:r>
      <w:r w:rsidR="00C834E9" w:rsidRPr="006C1A6F">
        <w:rPr>
          <w:rFonts w:ascii="Arial" w:hAnsi="Arial" w:cs="Arial"/>
          <w:color w:val="000000" w:themeColor="text1"/>
          <w:highlight w:val="yellow"/>
        </w:rPr>
        <w:t>.4 TW</w:t>
      </w:r>
      <w:r w:rsidR="00C834E9" w:rsidRPr="006C1A6F">
        <w:rPr>
          <w:rFonts w:ascii="Arial" w:hAnsi="Arial" w:cs="Arial"/>
          <w:color w:val="000000" w:themeColor="text1"/>
        </w:rPr>
        <w:t xml:space="preserve">, while </w:t>
      </w:r>
      <w:r w:rsidR="00C834E9" w:rsidRPr="00C13CF2">
        <w:rPr>
          <w:rFonts w:ascii="Arial" w:hAnsi="Arial" w:cs="Arial"/>
          <w:color w:val="EE0000"/>
        </w:rPr>
        <w:t>global electrolyser</w:t>
      </w:r>
      <w:r w:rsidR="00C834E9" w:rsidRPr="006C1A6F">
        <w:rPr>
          <w:rFonts w:ascii="Arial" w:hAnsi="Arial" w:cs="Arial"/>
          <w:color w:val="000000" w:themeColor="text1"/>
        </w:rPr>
        <w:t xml:space="preserve"> capacity for green hydrogen surpassed </w:t>
      </w:r>
      <w:r w:rsidR="00C834E9" w:rsidRPr="006C1A6F">
        <w:rPr>
          <w:rFonts w:ascii="Arial" w:hAnsi="Arial" w:cs="Arial"/>
          <w:color w:val="000000" w:themeColor="text1"/>
          <w:highlight w:val="yellow"/>
        </w:rPr>
        <w:t>1.75 GW in 2023</w:t>
      </w:r>
      <w:r w:rsidR="00C834E9" w:rsidRPr="006C1A6F">
        <w:rPr>
          <w:rFonts w:ascii="Arial" w:hAnsi="Arial" w:cs="Arial"/>
          <w:color w:val="000000" w:themeColor="text1"/>
        </w:rPr>
        <w:t xml:space="preserve">, with projections indicating a need for </w:t>
      </w:r>
      <w:r w:rsidR="00C13CF2" w:rsidRPr="00C13CF2">
        <w:rPr>
          <w:rFonts w:ascii="Arial" w:hAnsi="Arial" w:cs="Arial" w:hint="eastAsia"/>
          <w:color w:val="000000" w:themeColor="text1"/>
          <w:highlight w:val="yellow"/>
        </w:rPr>
        <w:t>~</w:t>
      </w:r>
      <w:r w:rsidR="00C834E9" w:rsidRPr="00C13CF2">
        <w:rPr>
          <w:rFonts w:ascii="Arial" w:hAnsi="Arial" w:cs="Arial"/>
          <w:color w:val="000000" w:themeColor="text1"/>
          <w:highlight w:val="yellow"/>
        </w:rPr>
        <w:t xml:space="preserve">200 </w:t>
      </w:r>
      <w:r w:rsidR="00C834E9" w:rsidRPr="006C1A6F">
        <w:rPr>
          <w:rFonts w:ascii="Arial" w:hAnsi="Arial" w:cs="Arial"/>
          <w:color w:val="000000" w:themeColor="text1"/>
          <w:highlight w:val="yellow"/>
        </w:rPr>
        <w:t>GW by 2030</w:t>
      </w:r>
      <w:r w:rsidR="00C834E9" w:rsidRPr="006C1A6F">
        <w:rPr>
          <w:rFonts w:ascii="Arial" w:hAnsi="Arial" w:cs="Arial"/>
          <w:color w:val="000000" w:themeColor="text1"/>
        </w:rPr>
        <w:t xml:space="preserve"> </w:t>
      </w:r>
      <w:ins w:id="37" w:author="Cuo Zhang" w:date="2025-08-26T14:51:00Z" w16du:dateUtc="2025-08-26T04:51:00Z">
        <w:r w:rsidR="00F91904">
          <w:rPr>
            <w:rFonts w:ascii="Arial" w:hAnsi="Arial" w:cs="Arial"/>
          </w:rPr>
          <w:t xml:space="preserve">to meet </w:t>
        </w:r>
      </w:ins>
      <w:del w:id="38" w:author="Cuo Zhang" w:date="2025-08-26T14:51:00Z" w16du:dateUtc="2025-08-26T04:51:00Z">
        <w:r w:rsidR="00C834E9" w:rsidRPr="006C1A6F" w:rsidDel="00F91904">
          <w:rPr>
            <w:rFonts w:ascii="Arial" w:hAnsi="Arial" w:cs="Arial"/>
            <w:color w:val="000000" w:themeColor="text1"/>
          </w:rPr>
          <w:delText>under</w:delText>
        </w:r>
        <w:r w:rsidR="00C834E9" w:rsidRPr="00C834E9" w:rsidDel="00F91904">
          <w:rPr>
            <w:rFonts w:ascii="Arial" w:hAnsi="Arial" w:cs="Arial"/>
          </w:rPr>
          <w:delText xml:space="preserve"> </w:delText>
        </w:r>
      </w:del>
      <w:r w:rsidR="00C834E9" w:rsidRPr="009F2018">
        <w:rPr>
          <w:rFonts w:ascii="Arial" w:hAnsi="Arial" w:cs="Arial"/>
          <w:color w:val="FF0000"/>
        </w:rPr>
        <w:t xml:space="preserve">net-zero </w:t>
      </w:r>
      <w:del w:id="39" w:author="Cuo Zhang" w:date="2025-08-26T14:51:00Z" w16du:dateUtc="2025-08-26T04:51:00Z">
        <w:r w:rsidR="00C834E9" w:rsidRPr="009F2018" w:rsidDel="00F91904">
          <w:rPr>
            <w:rFonts w:ascii="Arial" w:hAnsi="Arial" w:cs="Arial"/>
            <w:color w:val="FF0000"/>
          </w:rPr>
          <w:delText>scenarios</w:delText>
        </w:r>
      </w:del>
      <w:ins w:id="40" w:author="Cuo Zhang" w:date="2025-08-26T14:51:00Z" w16du:dateUtc="2025-08-26T04:51:00Z">
        <w:r w:rsidR="00F91904">
          <w:rPr>
            <w:rFonts w:ascii="Arial" w:hAnsi="Arial" w:cs="Arial"/>
            <w:color w:val="FF0000"/>
          </w:rPr>
          <w:t>targets</w:t>
        </w:r>
      </w:ins>
      <w:r w:rsidR="00C834E9" w:rsidRPr="00C834E9">
        <w:rPr>
          <w:rFonts w:ascii="Arial" w:hAnsi="Arial" w:cs="Arial"/>
        </w:rPr>
        <w:t>.</w:t>
      </w:r>
    </w:p>
    <w:p w14:paraId="3F06397E" w14:textId="6D441420" w:rsidR="001572D3" w:rsidRDefault="00952C42" w:rsidP="00DC2762">
      <w:pPr>
        <w:jc w:val="left"/>
        <w:rPr>
          <w:rFonts w:ascii="Arial" w:hAnsi="Arial" w:cs="Arial"/>
          <w:color w:val="0070C0"/>
        </w:rPr>
      </w:pPr>
      <w:r w:rsidRPr="00416FC3">
        <w:rPr>
          <w:rFonts w:ascii="Arial" w:hAnsi="Arial" w:cs="Arial" w:hint="eastAsia"/>
        </w:rPr>
        <w:t xml:space="preserve">While these developments are </w:t>
      </w:r>
      <w:r w:rsidR="00F846BC" w:rsidRPr="00F846BC">
        <w:rPr>
          <w:rFonts w:ascii="Arial" w:hAnsi="Arial" w:cs="Arial"/>
        </w:rPr>
        <w:t xml:space="preserve">critical </w:t>
      </w:r>
      <w:r w:rsidRPr="00416FC3">
        <w:rPr>
          <w:rFonts w:ascii="Arial" w:hAnsi="Arial" w:cs="Arial" w:hint="eastAsia"/>
        </w:rPr>
        <w:t xml:space="preserve">to achieving </w:t>
      </w:r>
      <w:ins w:id="41" w:author="Cuo Zhang" w:date="2025-08-26T14:52:00Z" w16du:dateUtc="2025-08-26T04:52:00Z">
        <w:r w:rsidR="00F91904">
          <w:rPr>
            <w:rFonts w:ascii="Arial" w:hAnsi="Arial" w:cs="Arial"/>
          </w:rPr>
          <w:t xml:space="preserve">the </w:t>
        </w:r>
      </w:ins>
      <w:r w:rsidRPr="00416FC3">
        <w:rPr>
          <w:rFonts w:ascii="Arial" w:hAnsi="Arial" w:cs="Arial" w:hint="eastAsia"/>
        </w:rPr>
        <w:t xml:space="preserve">net-zero </w:t>
      </w:r>
      <w:r w:rsidR="00F846BC" w:rsidRPr="00F846BC">
        <w:rPr>
          <w:rFonts w:ascii="Arial" w:hAnsi="Arial" w:cs="Arial"/>
        </w:rPr>
        <w:t>targets</w:t>
      </w:r>
      <w:r w:rsidRPr="00416FC3">
        <w:rPr>
          <w:rFonts w:ascii="Arial" w:hAnsi="Arial" w:cs="Arial" w:hint="eastAsia"/>
        </w:rPr>
        <w:t xml:space="preserve">, they </w:t>
      </w:r>
      <w:del w:id="42" w:author="Cuo Zhang" w:date="2025-08-26T14:52:00Z" w16du:dateUtc="2025-08-26T04:52:00Z">
        <w:r w:rsidRPr="00416FC3" w:rsidDel="00F91904">
          <w:rPr>
            <w:rFonts w:ascii="Arial" w:hAnsi="Arial" w:cs="Arial" w:hint="eastAsia"/>
          </w:rPr>
          <w:delText xml:space="preserve">are </w:delText>
        </w:r>
      </w:del>
      <w:ins w:id="43" w:author="Cuo Zhang" w:date="2025-08-26T14:52:00Z" w16du:dateUtc="2025-08-26T04:52:00Z">
        <w:r w:rsidR="00F91904">
          <w:rPr>
            <w:rFonts w:ascii="Arial" w:hAnsi="Arial" w:cs="Arial"/>
          </w:rPr>
          <w:t xml:space="preserve">have </w:t>
        </w:r>
      </w:ins>
      <w:r w:rsidR="00B86BC3">
        <w:rPr>
          <w:rFonts w:ascii="Arial" w:hAnsi="Arial" w:cs="Arial" w:hint="eastAsia"/>
        </w:rPr>
        <w:t>also</w:t>
      </w:r>
      <w:ins w:id="44" w:author="Cuo Zhang" w:date="2025-08-26T14:52:00Z" w16du:dateUtc="2025-08-26T04:52:00Z">
        <w:r w:rsidR="00F91904">
          <w:rPr>
            <w:rFonts w:ascii="Arial" w:hAnsi="Arial" w:cs="Arial"/>
          </w:rPr>
          <w:t xml:space="preserve"> been</w:t>
        </w:r>
      </w:ins>
      <w:r w:rsidR="00B86BC3">
        <w:rPr>
          <w:rFonts w:ascii="Arial" w:hAnsi="Arial" w:cs="Arial" w:hint="eastAsia"/>
        </w:rPr>
        <w:t xml:space="preserve"> </w:t>
      </w:r>
      <w:r w:rsidR="00AF5091">
        <w:rPr>
          <w:rFonts w:ascii="Arial" w:hAnsi="Arial" w:cs="Arial" w:hint="eastAsia"/>
        </w:rPr>
        <w:t>fundamentally</w:t>
      </w:r>
      <w:r w:rsidRPr="00416FC3">
        <w:rPr>
          <w:rFonts w:ascii="Arial" w:hAnsi="Arial" w:cs="Arial" w:hint="eastAsia"/>
        </w:rPr>
        <w:t xml:space="preserve"> reshaping how energy is generated, delivered, and consumed.</w:t>
      </w:r>
      <w:r>
        <w:rPr>
          <w:rFonts w:ascii="Arial" w:hAnsi="Arial" w:cs="Arial" w:hint="eastAsia"/>
        </w:rPr>
        <w:t xml:space="preserve"> </w:t>
      </w:r>
      <w:r w:rsidR="00817D72" w:rsidRPr="00416FC3">
        <w:rPr>
          <w:rFonts w:ascii="Arial" w:hAnsi="Arial" w:cs="Arial" w:hint="eastAsia"/>
        </w:rPr>
        <w:t xml:space="preserve">A defining </w:t>
      </w:r>
      <w:r w:rsidR="00474E1E" w:rsidRPr="00106314">
        <w:rPr>
          <w:rFonts w:ascii="Arial" w:hAnsi="Arial" w:cs="Arial"/>
        </w:rPr>
        <w:t xml:space="preserve">characteristic </w:t>
      </w:r>
      <w:r w:rsidR="00817D72" w:rsidRPr="00416FC3">
        <w:rPr>
          <w:rFonts w:ascii="Arial" w:hAnsi="Arial" w:cs="Arial" w:hint="eastAsia"/>
        </w:rPr>
        <w:t xml:space="preserve">of </w:t>
      </w:r>
      <w:del w:id="45" w:author="Cuo Zhang" w:date="2025-08-26T15:01:00Z" w16du:dateUtc="2025-08-26T05:01:00Z">
        <w:r w:rsidR="00967861" w:rsidDel="001F6817">
          <w:rPr>
            <w:rFonts w:ascii="Arial" w:hAnsi="Arial" w:cs="Arial" w:hint="eastAsia"/>
          </w:rPr>
          <w:delText>th</w:delText>
        </w:r>
        <w:r w:rsidR="00D313E7" w:rsidDel="001F6817">
          <w:rPr>
            <w:rFonts w:ascii="Arial" w:hAnsi="Arial" w:cs="Arial" w:hint="eastAsia"/>
          </w:rPr>
          <w:delText>is</w:delText>
        </w:r>
        <w:r w:rsidR="00967861" w:rsidDel="001F6817">
          <w:rPr>
            <w:rFonts w:ascii="Arial" w:hAnsi="Arial" w:cs="Arial" w:hint="eastAsia"/>
          </w:rPr>
          <w:delText xml:space="preserve"> </w:delText>
        </w:r>
      </w:del>
      <w:r w:rsidR="00F00F64">
        <w:rPr>
          <w:rFonts w:ascii="Arial" w:hAnsi="Arial" w:cs="Arial" w:hint="eastAsia"/>
        </w:rPr>
        <w:t>evol</w:t>
      </w:r>
      <w:r w:rsidR="001C09DA">
        <w:rPr>
          <w:rFonts w:ascii="Arial" w:hAnsi="Arial" w:cs="Arial" w:hint="eastAsia"/>
        </w:rPr>
        <w:t>ving</w:t>
      </w:r>
      <w:r w:rsidR="00000A36">
        <w:rPr>
          <w:rFonts w:ascii="Arial" w:hAnsi="Arial" w:cs="Arial" w:hint="eastAsia"/>
        </w:rPr>
        <w:t xml:space="preserve"> </w:t>
      </w:r>
      <w:ins w:id="46" w:author="Cuo Zhang" w:date="2025-08-26T15:01:00Z" w16du:dateUtc="2025-08-26T05:01:00Z">
        <w:r w:rsidR="001F6817">
          <w:rPr>
            <w:rFonts w:ascii="Arial" w:hAnsi="Arial" w:cs="Arial"/>
          </w:rPr>
          <w:t xml:space="preserve">energy </w:t>
        </w:r>
      </w:ins>
      <w:r w:rsidR="00817D72" w:rsidRPr="00416FC3">
        <w:rPr>
          <w:rFonts w:ascii="Arial" w:hAnsi="Arial" w:cs="Arial" w:hint="eastAsia"/>
        </w:rPr>
        <w:t>system</w:t>
      </w:r>
      <w:ins w:id="47" w:author="Cuo Zhang" w:date="2025-08-26T15:01:00Z" w16du:dateUtc="2025-08-26T05:01:00Z">
        <w:r w:rsidR="001F6817">
          <w:rPr>
            <w:rFonts w:ascii="Arial" w:hAnsi="Arial" w:cs="Arial"/>
          </w:rPr>
          <w:t>s</w:t>
        </w:r>
      </w:ins>
      <w:r w:rsidR="00817D72" w:rsidRPr="00416FC3">
        <w:rPr>
          <w:rFonts w:ascii="Arial" w:hAnsi="Arial" w:cs="Arial" w:hint="eastAsia"/>
        </w:rPr>
        <w:t xml:space="preserve"> is</w:t>
      </w:r>
      <w:r w:rsidR="00C41CEE">
        <w:rPr>
          <w:rFonts w:ascii="Arial" w:hAnsi="Arial" w:cs="Arial" w:hint="eastAsia"/>
        </w:rPr>
        <w:t xml:space="preserve"> the </w:t>
      </w:r>
      <w:r w:rsidR="00D313E7" w:rsidRPr="00106314">
        <w:rPr>
          <w:rFonts w:ascii="Arial" w:hAnsi="Arial" w:cs="Arial"/>
        </w:rPr>
        <w:t>sharp increase</w:t>
      </w:r>
      <w:r w:rsidR="00C41CEE">
        <w:rPr>
          <w:rFonts w:ascii="Arial" w:hAnsi="Arial" w:cs="Arial" w:hint="eastAsia"/>
        </w:rPr>
        <w:t xml:space="preserve"> in</w:t>
      </w:r>
      <w:r w:rsidR="00817D72" w:rsidRPr="00416FC3">
        <w:rPr>
          <w:rFonts w:ascii="Arial" w:hAnsi="Arial" w:cs="Arial" w:hint="eastAsia"/>
        </w:rPr>
        <w:t xml:space="preserve"> </w:t>
      </w:r>
      <w:r w:rsidR="00817D72" w:rsidRPr="000F3BD3">
        <w:rPr>
          <w:rFonts w:ascii="Arial" w:hAnsi="Arial" w:cs="Arial" w:hint="eastAsia"/>
          <w:color w:val="EE0000"/>
        </w:rPr>
        <w:t>variability</w:t>
      </w:r>
      <w:r w:rsidR="00817D72" w:rsidRPr="00416FC3">
        <w:rPr>
          <w:rFonts w:ascii="Arial" w:hAnsi="Arial" w:cs="Arial" w:hint="eastAsia"/>
        </w:rPr>
        <w:t xml:space="preserve"> and </w:t>
      </w:r>
      <w:r w:rsidR="00817D72" w:rsidRPr="000F3BD3">
        <w:rPr>
          <w:rFonts w:ascii="Arial" w:hAnsi="Arial" w:cs="Arial" w:hint="eastAsia"/>
          <w:color w:val="EE0000"/>
        </w:rPr>
        <w:t>uncertainty</w:t>
      </w:r>
      <w:r w:rsidR="00817D72" w:rsidRPr="00416FC3">
        <w:rPr>
          <w:rFonts w:ascii="Arial" w:hAnsi="Arial" w:cs="Arial" w:hint="eastAsia"/>
        </w:rPr>
        <w:t xml:space="preserve">, </w:t>
      </w:r>
      <w:r w:rsidR="00EB0E99" w:rsidRPr="00CE08EE">
        <w:rPr>
          <w:rFonts w:ascii="Arial" w:hAnsi="Arial" w:cs="Arial"/>
        </w:rPr>
        <w:t xml:space="preserve">which poses </w:t>
      </w:r>
      <w:r w:rsidR="00817D72" w:rsidRPr="00416FC3">
        <w:rPr>
          <w:rFonts w:ascii="Arial" w:hAnsi="Arial" w:cs="Arial" w:hint="eastAsia"/>
        </w:rPr>
        <w:t xml:space="preserve">significant challenges </w:t>
      </w:r>
      <w:r w:rsidR="00722511">
        <w:rPr>
          <w:rFonts w:ascii="Arial" w:hAnsi="Arial" w:cs="Arial" w:hint="eastAsia"/>
        </w:rPr>
        <w:t>for</w:t>
      </w:r>
      <w:r w:rsidR="00FD3A65">
        <w:rPr>
          <w:rFonts w:ascii="Arial" w:hAnsi="Arial" w:cs="Arial" w:hint="eastAsia"/>
        </w:rPr>
        <w:t xml:space="preserve"> maintaining</w:t>
      </w:r>
      <w:r w:rsidR="00817D72" w:rsidRPr="00416FC3">
        <w:rPr>
          <w:rFonts w:ascii="Arial" w:hAnsi="Arial" w:cs="Arial" w:hint="eastAsia"/>
        </w:rPr>
        <w:t xml:space="preserve"> </w:t>
      </w:r>
      <w:ins w:id="48" w:author="Cuo Zhang" w:date="2025-08-26T15:01:00Z" w16du:dateUtc="2025-08-26T05:01:00Z">
        <w:r w:rsidR="001F6817">
          <w:rPr>
            <w:rFonts w:ascii="Arial" w:hAnsi="Arial" w:cs="Arial"/>
          </w:rPr>
          <w:t xml:space="preserve">a </w:t>
        </w:r>
      </w:ins>
      <w:r w:rsidR="00722511" w:rsidRPr="00F846BC">
        <w:rPr>
          <w:rFonts w:ascii="Arial" w:hAnsi="Arial" w:cs="Arial"/>
        </w:rPr>
        <w:t xml:space="preserve">real-time supply-demand balance and system </w:t>
      </w:r>
      <w:commentRangeStart w:id="49"/>
      <w:r w:rsidR="00722511" w:rsidRPr="00F846BC">
        <w:rPr>
          <w:rFonts w:ascii="Arial" w:hAnsi="Arial" w:cs="Arial"/>
        </w:rPr>
        <w:t>reliability</w:t>
      </w:r>
      <w:commentRangeEnd w:id="49"/>
      <w:r w:rsidR="001F6817">
        <w:rPr>
          <w:rStyle w:val="CommentReference"/>
        </w:rPr>
        <w:commentReference w:id="49"/>
      </w:r>
      <w:r w:rsidR="00817D72" w:rsidRPr="00416FC3">
        <w:rPr>
          <w:rFonts w:ascii="Arial" w:hAnsi="Arial" w:cs="Arial" w:hint="eastAsia"/>
        </w:rPr>
        <w:t>.</w:t>
      </w:r>
      <w:r w:rsidR="00F700D5" w:rsidRPr="00F700D5">
        <w:rPr>
          <w:rFonts w:ascii="Arial" w:hAnsi="Arial" w:cs="Arial" w:hint="eastAsia"/>
        </w:rPr>
        <w:t xml:space="preserve"> </w:t>
      </w:r>
      <w:r w:rsidR="008354B6" w:rsidRPr="009F3C5A">
        <w:rPr>
          <w:rFonts w:ascii="Arial" w:hAnsi="Arial" w:cs="Arial" w:hint="eastAsia"/>
          <w:color w:val="000000" w:themeColor="text1"/>
        </w:rPr>
        <w:t xml:space="preserve">For </w:t>
      </w:r>
      <w:r w:rsidR="00FD3A65" w:rsidRPr="00FD3A65">
        <w:rPr>
          <w:rFonts w:ascii="Arial" w:hAnsi="Arial" w:cs="Arial"/>
        </w:rPr>
        <w:t>instance</w:t>
      </w:r>
      <w:r w:rsidR="008354B6" w:rsidRPr="009F3C5A">
        <w:rPr>
          <w:rFonts w:ascii="Arial" w:hAnsi="Arial" w:cs="Arial" w:hint="eastAsia"/>
          <w:color w:val="000000" w:themeColor="text1"/>
        </w:rPr>
        <w:t xml:space="preserve">, in the UK, the growing reliance on wind power has introduced </w:t>
      </w:r>
      <w:r w:rsidR="00FD3A65" w:rsidRPr="00FD3A65">
        <w:rPr>
          <w:rFonts w:ascii="Arial" w:hAnsi="Arial" w:cs="Arial"/>
        </w:rPr>
        <w:t xml:space="preserve">substantial </w:t>
      </w:r>
      <w:r w:rsidR="008354B6" w:rsidRPr="009F3C5A">
        <w:rPr>
          <w:rFonts w:ascii="Arial" w:hAnsi="Arial" w:cs="Arial" w:hint="eastAsia"/>
          <w:color w:val="EE0000"/>
        </w:rPr>
        <w:t>variability</w:t>
      </w:r>
      <w:r w:rsidR="00E200C5" w:rsidRPr="009F3C5A">
        <w:rPr>
          <w:rFonts w:ascii="Arial" w:hAnsi="Arial" w:cs="Arial" w:hint="eastAsia"/>
          <w:color w:val="000000" w:themeColor="text1"/>
        </w:rPr>
        <w:t xml:space="preserve">. </w:t>
      </w:r>
      <w:r w:rsidR="00160B0E">
        <w:rPr>
          <w:rFonts w:ascii="Arial" w:hAnsi="Arial" w:cs="Arial" w:hint="eastAsia"/>
          <w:color w:val="000000" w:themeColor="text1"/>
        </w:rPr>
        <w:t>I</w:t>
      </w:r>
      <w:r w:rsidR="00160B0E" w:rsidRPr="009F3C5A">
        <w:rPr>
          <w:rFonts w:ascii="Arial" w:hAnsi="Arial" w:cs="Arial" w:hint="eastAsia"/>
          <w:color w:val="000000" w:themeColor="text1"/>
        </w:rPr>
        <w:t xml:space="preserve">n </w:t>
      </w:r>
      <w:r w:rsidR="00160B0E" w:rsidRPr="009F3C5A">
        <w:rPr>
          <w:rFonts w:ascii="Arial" w:hAnsi="Arial" w:cs="Arial" w:hint="eastAsia"/>
          <w:color w:val="000000" w:themeColor="text1"/>
          <w:highlight w:val="yellow"/>
        </w:rPr>
        <w:t>December 2024</w:t>
      </w:r>
      <w:r w:rsidR="00160B0E">
        <w:rPr>
          <w:rFonts w:ascii="Arial" w:hAnsi="Arial" w:cs="Arial" w:hint="eastAsia"/>
          <w:color w:val="000000" w:themeColor="text1"/>
        </w:rPr>
        <w:t xml:space="preserve">, </w:t>
      </w:r>
      <w:r w:rsidR="00032E2A">
        <w:rPr>
          <w:rFonts w:ascii="Arial" w:hAnsi="Arial" w:cs="Arial" w:hint="eastAsia"/>
          <w:color w:val="000000" w:themeColor="text1"/>
        </w:rPr>
        <w:t>w</w:t>
      </w:r>
      <w:r w:rsidR="00E200C5" w:rsidRPr="009F3C5A">
        <w:rPr>
          <w:rFonts w:ascii="Arial" w:hAnsi="Arial" w:cs="Arial" w:hint="eastAsia"/>
          <w:color w:val="000000" w:themeColor="text1"/>
        </w:rPr>
        <w:t xml:space="preserve">ind </w:t>
      </w:r>
      <w:r w:rsidR="00160B0E" w:rsidRPr="00680FD7">
        <w:rPr>
          <w:rFonts w:ascii="Arial" w:hAnsi="Arial" w:cs="Arial" w:hint="eastAsia"/>
          <w:color w:val="000000" w:themeColor="text1"/>
        </w:rPr>
        <w:t>energy</w:t>
      </w:r>
      <w:r w:rsidR="00E200C5" w:rsidRPr="009F3C5A">
        <w:rPr>
          <w:rFonts w:ascii="Arial" w:hAnsi="Arial" w:cs="Arial" w:hint="eastAsia"/>
          <w:color w:val="000000" w:themeColor="text1"/>
        </w:rPr>
        <w:t xml:space="preserve"> </w:t>
      </w:r>
      <w:r w:rsidR="00D862EE" w:rsidRPr="009F3C5A">
        <w:rPr>
          <w:rFonts w:ascii="Arial" w:hAnsi="Arial" w:cs="Arial" w:hint="eastAsia"/>
          <w:color w:val="000000" w:themeColor="text1"/>
        </w:rPr>
        <w:t>supplied</w:t>
      </w:r>
      <w:r w:rsidR="00E200C5" w:rsidRPr="009F3C5A">
        <w:rPr>
          <w:rFonts w:ascii="Arial" w:hAnsi="Arial" w:cs="Arial" w:hint="eastAsia"/>
          <w:color w:val="000000" w:themeColor="text1"/>
        </w:rPr>
        <w:t xml:space="preserve"> </w:t>
      </w:r>
      <w:r w:rsidR="00160B0E">
        <w:rPr>
          <w:rFonts w:ascii="Arial" w:hAnsi="Arial" w:cs="Arial" w:hint="eastAsia"/>
          <w:color w:val="000000" w:themeColor="text1"/>
        </w:rPr>
        <w:t>over</w:t>
      </w:r>
      <w:r w:rsidR="00E200C5" w:rsidRPr="009F3C5A">
        <w:rPr>
          <w:rFonts w:ascii="Arial" w:hAnsi="Arial" w:cs="Arial" w:hint="eastAsia"/>
          <w:color w:val="000000" w:themeColor="text1"/>
        </w:rPr>
        <w:t xml:space="preserve"> </w:t>
      </w:r>
      <w:r w:rsidR="00E200C5" w:rsidRPr="009F3C5A">
        <w:rPr>
          <w:rFonts w:ascii="Arial" w:hAnsi="Arial" w:cs="Arial" w:hint="eastAsia"/>
          <w:color w:val="000000" w:themeColor="text1"/>
          <w:highlight w:val="yellow"/>
        </w:rPr>
        <w:t>50%</w:t>
      </w:r>
      <w:r w:rsidR="00E200C5" w:rsidRPr="009F3C5A">
        <w:rPr>
          <w:rFonts w:ascii="Arial" w:hAnsi="Arial" w:cs="Arial" w:hint="eastAsia"/>
          <w:color w:val="000000" w:themeColor="text1"/>
        </w:rPr>
        <w:t xml:space="preserve"> of </w:t>
      </w:r>
      <w:r w:rsidR="00F63BFE" w:rsidRPr="009F3C5A">
        <w:rPr>
          <w:rFonts w:ascii="Arial" w:hAnsi="Arial" w:cs="Arial" w:hint="eastAsia"/>
          <w:color w:val="000000" w:themeColor="text1"/>
        </w:rPr>
        <w:t>the country</w:t>
      </w:r>
      <w:r w:rsidR="00F63BFE" w:rsidRPr="009F3C5A">
        <w:rPr>
          <w:rFonts w:ascii="Arial" w:hAnsi="Arial" w:cs="Arial"/>
          <w:color w:val="000000" w:themeColor="text1"/>
        </w:rPr>
        <w:t>’</w:t>
      </w:r>
      <w:r w:rsidR="00F63BFE" w:rsidRPr="009F3C5A">
        <w:rPr>
          <w:rFonts w:ascii="Arial" w:hAnsi="Arial" w:cs="Arial" w:hint="eastAsia"/>
          <w:color w:val="000000" w:themeColor="text1"/>
        </w:rPr>
        <w:t xml:space="preserve">s </w:t>
      </w:r>
      <w:r w:rsidR="00E200C5" w:rsidRPr="009F3C5A">
        <w:rPr>
          <w:rFonts w:ascii="Arial" w:hAnsi="Arial" w:cs="Arial" w:hint="eastAsia"/>
          <w:color w:val="000000" w:themeColor="text1"/>
        </w:rPr>
        <w:t xml:space="preserve">electricity on about </w:t>
      </w:r>
      <w:r w:rsidR="0065052F">
        <w:rPr>
          <w:rFonts w:ascii="Arial" w:hAnsi="Arial" w:cs="Arial" w:hint="eastAsia"/>
          <w:color w:val="000000" w:themeColor="text1"/>
          <w:highlight w:val="yellow"/>
        </w:rPr>
        <w:t>ten</w:t>
      </w:r>
      <w:r w:rsidR="00E200C5" w:rsidRPr="009F3C5A">
        <w:rPr>
          <w:rFonts w:ascii="Arial" w:hAnsi="Arial" w:cs="Arial" w:hint="eastAsia"/>
          <w:color w:val="000000" w:themeColor="text1"/>
          <w:highlight w:val="yellow"/>
        </w:rPr>
        <w:t xml:space="preserve"> days</w:t>
      </w:r>
      <w:r w:rsidR="0065052F">
        <w:rPr>
          <w:rFonts w:ascii="Arial" w:hAnsi="Arial" w:cs="Arial" w:hint="eastAsia"/>
          <w:color w:val="000000" w:themeColor="text1"/>
        </w:rPr>
        <w:t>; however,</w:t>
      </w:r>
      <w:r w:rsidR="00E200C5" w:rsidRPr="009F3C5A">
        <w:rPr>
          <w:rFonts w:ascii="Arial" w:hAnsi="Arial" w:cs="Arial" w:hint="eastAsia"/>
          <w:color w:val="000000" w:themeColor="text1"/>
        </w:rPr>
        <w:t xml:space="preserve"> </w:t>
      </w:r>
      <w:r w:rsidR="0065052F">
        <w:rPr>
          <w:rFonts w:ascii="Arial" w:hAnsi="Arial" w:cs="Arial" w:hint="eastAsia"/>
          <w:color w:val="000000" w:themeColor="text1"/>
        </w:rPr>
        <w:t>by</w:t>
      </w:r>
      <w:r w:rsidR="00B27557" w:rsidRPr="009F3C5A">
        <w:rPr>
          <w:rFonts w:ascii="Arial" w:hAnsi="Arial" w:cs="Arial" w:hint="eastAsia"/>
          <w:color w:val="000000" w:themeColor="text1"/>
        </w:rPr>
        <w:t xml:space="preserve"> </w:t>
      </w:r>
      <w:r w:rsidR="00B27557" w:rsidRPr="009F3C5A">
        <w:rPr>
          <w:rFonts w:ascii="Arial" w:hAnsi="Arial" w:cs="Arial" w:hint="eastAsia"/>
          <w:color w:val="000000" w:themeColor="text1"/>
          <w:highlight w:val="yellow"/>
        </w:rPr>
        <w:t>12 December</w:t>
      </w:r>
      <w:r w:rsidR="00B27557" w:rsidRPr="009F3C5A">
        <w:rPr>
          <w:rFonts w:ascii="Arial" w:hAnsi="Arial" w:cs="Arial" w:hint="eastAsia"/>
          <w:color w:val="000000" w:themeColor="text1"/>
        </w:rPr>
        <w:t>, output</w:t>
      </w:r>
      <w:r w:rsidR="00E200C5" w:rsidRPr="009F3C5A">
        <w:rPr>
          <w:rFonts w:ascii="Arial" w:hAnsi="Arial" w:cs="Arial" w:hint="eastAsia"/>
          <w:color w:val="000000" w:themeColor="text1"/>
        </w:rPr>
        <w:t xml:space="preserve"> </w:t>
      </w:r>
      <w:r w:rsidR="00D5491A" w:rsidRPr="009F3C5A">
        <w:rPr>
          <w:rFonts w:ascii="Arial" w:hAnsi="Arial" w:cs="Arial" w:hint="eastAsia"/>
          <w:color w:val="000000" w:themeColor="text1"/>
        </w:rPr>
        <w:t xml:space="preserve">suddenly dropped to just </w:t>
      </w:r>
      <w:r w:rsidR="00D5491A" w:rsidRPr="009F3C5A">
        <w:rPr>
          <w:rFonts w:ascii="Arial" w:hAnsi="Arial" w:cs="Arial" w:hint="eastAsia"/>
          <w:color w:val="000000" w:themeColor="text1"/>
          <w:highlight w:val="yellow"/>
        </w:rPr>
        <w:t>6%</w:t>
      </w:r>
      <w:r w:rsidR="00D5491A" w:rsidRPr="009F3C5A">
        <w:rPr>
          <w:rFonts w:ascii="Arial" w:hAnsi="Arial" w:cs="Arial" w:hint="eastAsia"/>
          <w:color w:val="000000" w:themeColor="text1"/>
        </w:rPr>
        <w:t xml:space="preserve"> </w:t>
      </w:r>
      <w:r w:rsidR="00AE730B">
        <w:rPr>
          <w:rFonts w:ascii="Arial" w:hAnsi="Arial" w:cs="Arial" w:hint="eastAsia"/>
          <w:color w:val="000000" w:themeColor="text1"/>
        </w:rPr>
        <w:t>during</w:t>
      </w:r>
      <w:r w:rsidR="00D5491A" w:rsidRPr="009F3C5A">
        <w:rPr>
          <w:rFonts w:ascii="Arial" w:hAnsi="Arial" w:cs="Arial" w:hint="eastAsia"/>
          <w:color w:val="000000" w:themeColor="text1"/>
        </w:rPr>
        <w:t xml:space="preserve"> an extended period of low wind speeds </w:t>
      </w:r>
      <w:r w:rsidR="00D5491A" w:rsidRPr="009F3C5A">
        <w:rPr>
          <w:rFonts w:ascii="Arial" w:hAnsi="Arial" w:cs="Arial"/>
          <w:color w:val="000000" w:themeColor="text1"/>
        </w:rPr>
        <w:t>–</w:t>
      </w:r>
      <w:r w:rsidR="00D5491A" w:rsidRPr="009F3C5A">
        <w:rPr>
          <w:rFonts w:ascii="Arial" w:hAnsi="Arial" w:cs="Arial" w:hint="eastAsia"/>
          <w:color w:val="000000" w:themeColor="text1"/>
        </w:rPr>
        <w:t xml:space="preserve"> a phenomenon so-called </w:t>
      </w:r>
      <w:r w:rsidR="00AE730B">
        <w:rPr>
          <w:rFonts w:ascii="Arial" w:hAnsi="Arial" w:cs="Arial"/>
          <w:color w:val="000000" w:themeColor="text1"/>
        </w:rPr>
        <w:t>“</w:t>
      </w:r>
      <w:r w:rsidR="00D5491A" w:rsidRPr="009F3C5A">
        <w:rPr>
          <w:rFonts w:ascii="Arial" w:hAnsi="Arial" w:cs="Arial" w:hint="eastAsia"/>
          <w:color w:val="000000" w:themeColor="text1"/>
        </w:rPr>
        <w:t>wind drought</w:t>
      </w:r>
      <w:r w:rsidR="00905F02" w:rsidRPr="009F3C5A">
        <w:rPr>
          <w:rFonts w:ascii="Arial" w:hAnsi="Arial" w:cs="Arial" w:hint="eastAsia"/>
          <w:color w:val="000000" w:themeColor="text1"/>
        </w:rPr>
        <w:t>s</w:t>
      </w:r>
      <w:ins w:id="50" w:author="Cuo Zhang" w:date="2025-08-26T15:03:00Z" w16du:dateUtc="2025-08-26T05:03:00Z">
        <w:r w:rsidR="001F6817">
          <w:rPr>
            <w:rFonts w:ascii="Arial" w:hAnsi="Arial" w:cs="Arial"/>
            <w:color w:val="000000" w:themeColor="text1"/>
          </w:rPr>
          <w:t>.</w:t>
        </w:r>
      </w:ins>
      <w:r w:rsidR="00AE730B">
        <w:rPr>
          <w:rFonts w:ascii="Arial" w:hAnsi="Arial" w:cs="Arial"/>
          <w:color w:val="000000" w:themeColor="text1"/>
        </w:rPr>
        <w:t>”</w:t>
      </w:r>
      <w:del w:id="51" w:author="Cuo Zhang" w:date="2025-08-26T15:03:00Z" w16du:dateUtc="2025-08-26T05:03:00Z">
        <w:r w:rsidR="00D5491A" w:rsidRPr="009F3C5A" w:rsidDel="001F6817">
          <w:rPr>
            <w:rFonts w:ascii="Arial" w:hAnsi="Arial" w:cs="Arial" w:hint="eastAsia"/>
            <w:color w:val="000000" w:themeColor="text1"/>
          </w:rPr>
          <w:delText>.</w:delText>
        </w:r>
      </w:del>
      <w:r w:rsidR="00355B65" w:rsidRPr="009F3C5A">
        <w:rPr>
          <w:rFonts w:ascii="Arial" w:hAnsi="Arial" w:cs="Arial" w:hint="eastAsia"/>
          <w:color w:val="000000" w:themeColor="text1"/>
        </w:rPr>
        <w:t xml:space="preserve"> </w:t>
      </w:r>
      <w:commentRangeStart w:id="52"/>
      <w:ins w:id="53" w:author="Cuo Zhang" w:date="2025-08-26T15:06:00Z" w16du:dateUtc="2025-08-26T05:06:00Z">
        <w:r w:rsidR="001F6817">
          <w:rPr>
            <w:rFonts w:ascii="Arial" w:hAnsi="Arial" w:cs="Arial"/>
            <w:color w:val="000000" w:themeColor="text1"/>
          </w:rPr>
          <w:t xml:space="preserve">In Australia, </w:t>
        </w:r>
      </w:ins>
      <w:ins w:id="54" w:author="Cuo Zhang" w:date="2025-08-26T15:07:00Z" w16du:dateUtc="2025-08-26T05:07:00Z">
        <w:r w:rsidR="001F6817">
          <w:rPr>
            <w:rFonts w:ascii="Arial" w:hAnsi="Arial" w:cs="Arial"/>
            <w:color w:val="000000" w:themeColor="text1"/>
          </w:rPr>
          <w:t>by June 2025, a combined photov</w:t>
        </w:r>
      </w:ins>
      <w:ins w:id="55" w:author="Cuo Zhang" w:date="2025-08-26T15:08:00Z" w16du:dateUtc="2025-08-26T05:08:00Z">
        <w:r w:rsidR="001F6817">
          <w:rPr>
            <w:rFonts w:ascii="Arial" w:hAnsi="Arial" w:cs="Arial"/>
            <w:color w:val="000000" w:themeColor="text1"/>
          </w:rPr>
          <w:t>oltaic</w:t>
        </w:r>
      </w:ins>
      <w:ins w:id="56" w:author="Cuo Zhang" w:date="2025-08-26T15:09:00Z" w16du:dateUtc="2025-08-26T05:09:00Z">
        <w:r w:rsidR="008042F2">
          <w:rPr>
            <w:rFonts w:ascii="Arial" w:hAnsi="Arial" w:cs="Arial"/>
            <w:color w:val="000000" w:themeColor="text1"/>
          </w:rPr>
          <w:t xml:space="preserve"> (PV)</w:t>
        </w:r>
      </w:ins>
      <w:ins w:id="57" w:author="Cuo Zhang" w:date="2025-08-26T15:08:00Z" w16du:dateUtc="2025-08-26T05:08:00Z">
        <w:r w:rsidR="001F6817">
          <w:rPr>
            <w:rFonts w:ascii="Arial" w:hAnsi="Arial" w:cs="Arial"/>
            <w:color w:val="000000" w:themeColor="text1"/>
          </w:rPr>
          <w:t xml:space="preserve"> capacity of over 41.8 GW </w:t>
        </w:r>
        <w:r w:rsidR="008042F2">
          <w:rPr>
            <w:rFonts w:ascii="Arial" w:hAnsi="Arial" w:cs="Arial"/>
            <w:color w:val="000000" w:themeColor="text1"/>
          </w:rPr>
          <w:t>which is higher than the peak loads has been achieved.</w:t>
        </w:r>
      </w:ins>
      <w:ins w:id="58" w:author="Cuo Zhang" w:date="2025-08-26T15:09:00Z" w16du:dateUtc="2025-08-26T05:09:00Z">
        <w:r w:rsidR="008042F2">
          <w:rPr>
            <w:rFonts w:ascii="Arial" w:hAnsi="Arial" w:cs="Arial"/>
            <w:color w:val="000000" w:themeColor="text1"/>
          </w:rPr>
          <w:t xml:space="preserve"> </w:t>
        </w:r>
      </w:ins>
      <w:commentRangeEnd w:id="52"/>
      <w:ins w:id="59" w:author="Cuo Zhang" w:date="2025-08-26T15:12:00Z" w16du:dateUtc="2025-08-26T05:12:00Z">
        <w:r w:rsidR="008042F2">
          <w:rPr>
            <w:rStyle w:val="CommentReference"/>
          </w:rPr>
          <w:commentReference w:id="52"/>
        </w:r>
      </w:ins>
      <w:commentRangeStart w:id="60"/>
      <w:proofErr w:type="gramStart"/>
      <w:ins w:id="61" w:author="Cuo Zhang" w:date="2025-08-26T15:29:00Z" w16du:dateUtc="2025-08-26T05:29:00Z">
        <w:r w:rsidR="002C5C80">
          <w:rPr>
            <w:rFonts w:ascii="Arial" w:hAnsi="Arial" w:cs="Arial" w:hint="eastAsia"/>
            <w:color w:val="000000" w:themeColor="text1"/>
          </w:rPr>
          <w:t>U</w:t>
        </w:r>
      </w:ins>
      <w:ins w:id="62" w:author="Cuo Zhang" w:date="2025-08-26T15:12:00Z" w16du:dateUtc="2025-08-26T05:12:00Z">
        <w:r w:rsidR="008042F2">
          <w:rPr>
            <w:rFonts w:ascii="Arial" w:hAnsi="Arial" w:cs="Arial"/>
            <w:color w:val="000000" w:themeColor="text1"/>
          </w:rPr>
          <w:t>sually</w:t>
        </w:r>
        <w:proofErr w:type="gramEnd"/>
        <w:r w:rsidR="008042F2">
          <w:rPr>
            <w:rFonts w:ascii="Arial" w:hAnsi="Arial" w:cs="Arial"/>
            <w:color w:val="000000" w:themeColor="text1"/>
          </w:rPr>
          <w:t xml:space="preserve"> </w:t>
        </w:r>
      </w:ins>
      <w:ins w:id="63" w:author="Cuo Zhang" w:date="2025-08-26T15:09:00Z" w16du:dateUtc="2025-08-26T05:09:00Z">
        <w:r w:rsidR="008042F2">
          <w:rPr>
            <w:rFonts w:ascii="Arial" w:hAnsi="Arial" w:cs="Arial"/>
            <w:color w:val="000000" w:themeColor="text1"/>
          </w:rPr>
          <w:t xml:space="preserve">such high PV power generation leads to </w:t>
        </w:r>
      </w:ins>
      <w:ins w:id="64" w:author="Cuo Zhang" w:date="2025-08-26T15:13:00Z" w16du:dateUtc="2025-08-26T05:13:00Z">
        <w:r w:rsidR="008042F2">
          <w:rPr>
            <w:rFonts w:ascii="Arial" w:hAnsi="Arial" w:cs="Arial"/>
            <w:color w:val="000000" w:themeColor="text1"/>
          </w:rPr>
          <w:t xml:space="preserve">energy surplus </w:t>
        </w:r>
      </w:ins>
      <w:ins w:id="65" w:author="Cuo Zhang" w:date="2025-08-26T15:30:00Z" w16du:dateUtc="2025-08-26T05:30:00Z">
        <w:r w:rsidR="002C5C80">
          <w:rPr>
            <w:rFonts w:ascii="Arial" w:hAnsi="Arial" w:cs="Arial" w:hint="eastAsia"/>
            <w:color w:val="000000" w:themeColor="text1"/>
          </w:rPr>
          <w:t>during</w:t>
        </w:r>
      </w:ins>
      <w:ins w:id="66" w:author="Cuo Zhang" w:date="2025-08-26T15:14:00Z" w16du:dateUtc="2025-08-26T05:14:00Z">
        <w:r w:rsidR="008042F2">
          <w:rPr>
            <w:rFonts w:ascii="Arial" w:hAnsi="Arial" w:cs="Arial"/>
            <w:color w:val="000000" w:themeColor="text1"/>
          </w:rPr>
          <w:t xml:space="preserve"> midday </w:t>
        </w:r>
      </w:ins>
      <w:ins w:id="67" w:author="Cuo Zhang" w:date="2025-08-26T15:13:00Z" w16du:dateUtc="2025-08-26T05:13:00Z">
        <w:r w:rsidR="008042F2">
          <w:rPr>
            <w:rFonts w:ascii="Arial" w:hAnsi="Arial" w:cs="Arial"/>
            <w:color w:val="000000" w:themeColor="text1"/>
          </w:rPr>
          <w:t xml:space="preserve">with </w:t>
        </w:r>
      </w:ins>
      <w:ins w:id="68" w:author="Cuo Zhang" w:date="2025-08-26T15:09:00Z" w16du:dateUtc="2025-08-26T05:09:00Z">
        <w:r w:rsidR="008042F2">
          <w:rPr>
            <w:rFonts w:ascii="Arial" w:hAnsi="Arial" w:cs="Arial"/>
            <w:color w:val="000000" w:themeColor="text1"/>
          </w:rPr>
          <w:t>negative electricity price</w:t>
        </w:r>
      </w:ins>
      <w:ins w:id="69" w:author="Cuo Zhang" w:date="2025-08-26T15:10:00Z" w16du:dateUtc="2025-08-26T05:10:00Z">
        <w:r w:rsidR="008042F2">
          <w:rPr>
            <w:rFonts w:ascii="Arial" w:hAnsi="Arial" w:cs="Arial"/>
            <w:color w:val="000000" w:themeColor="text1"/>
          </w:rPr>
          <w:t>s</w:t>
        </w:r>
      </w:ins>
      <w:ins w:id="70" w:author="Cuo Zhang" w:date="2025-08-26T15:09:00Z" w16du:dateUtc="2025-08-26T05:09:00Z">
        <w:r w:rsidR="008042F2">
          <w:rPr>
            <w:rFonts w:ascii="Arial" w:hAnsi="Arial" w:cs="Arial"/>
            <w:color w:val="000000" w:themeColor="text1"/>
          </w:rPr>
          <w:t xml:space="preserve"> in the wholesale </w:t>
        </w:r>
        <w:proofErr w:type="gramStart"/>
        <w:r w:rsidR="008042F2">
          <w:rPr>
            <w:rFonts w:ascii="Arial" w:hAnsi="Arial" w:cs="Arial"/>
            <w:color w:val="000000" w:themeColor="text1"/>
          </w:rPr>
          <w:t>market</w:t>
        </w:r>
      </w:ins>
      <w:ins w:id="71" w:author="Cuo Zhang" w:date="2025-08-26T15:10:00Z" w16du:dateUtc="2025-08-26T05:10:00Z">
        <w:r w:rsidR="008042F2">
          <w:rPr>
            <w:rFonts w:ascii="Arial" w:hAnsi="Arial" w:cs="Arial"/>
            <w:color w:val="000000" w:themeColor="text1"/>
          </w:rPr>
          <w:t xml:space="preserve">, </w:t>
        </w:r>
      </w:ins>
      <w:ins w:id="72" w:author="Cuo Zhang" w:date="2025-08-26T15:12:00Z" w16du:dateUtc="2025-08-26T05:12:00Z">
        <w:r w:rsidR="008042F2">
          <w:rPr>
            <w:rFonts w:ascii="Arial" w:hAnsi="Arial" w:cs="Arial"/>
            <w:color w:val="000000" w:themeColor="text1"/>
          </w:rPr>
          <w:t>but</w:t>
        </w:r>
      </w:ins>
      <w:proofErr w:type="gramEnd"/>
      <w:ins w:id="73" w:author="Cuo Zhang" w:date="2025-08-26T15:10:00Z" w16du:dateUtc="2025-08-26T05:10:00Z">
        <w:r w:rsidR="008042F2">
          <w:rPr>
            <w:rFonts w:ascii="Arial" w:hAnsi="Arial" w:cs="Arial"/>
            <w:color w:val="000000" w:themeColor="text1"/>
          </w:rPr>
          <w:t xml:space="preserve"> dropping PV power generation and </w:t>
        </w:r>
      </w:ins>
      <w:ins w:id="74" w:author="Cuo Zhang" w:date="2025-08-26T15:29:00Z" w16du:dateUtc="2025-08-26T05:29:00Z">
        <w:r w:rsidR="002C5C80">
          <w:rPr>
            <w:rFonts w:ascii="Arial" w:hAnsi="Arial" w:cs="Arial" w:hint="eastAsia"/>
            <w:color w:val="000000" w:themeColor="text1"/>
          </w:rPr>
          <w:t>increasing demand</w:t>
        </w:r>
      </w:ins>
      <w:ins w:id="75" w:author="Cuo Zhang" w:date="2025-08-26T15:12:00Z" w16du:dateUtc="2025-08-26T05:12:00Z">
        <w:r w:rsidR="008042F2">
          <w:rPr>
            <w:rFonts w:ascii="Arial" w:hAnsi="Arial" w:cs="Arial"/>
            <w:color w:val="000000" w:themeColor="text1"/>
          </w:rPr>
          <w:t xml:space="preserve"> then</w:t>
        </w:r>
      </w:ins>
      <w:ins w:id="76" w:author="Cuo Zhang" w:date="2025-08-26T15:11:00Z" w16du:dateUtc="2025-08-26T05:11:00Z">
        <w:r w:rsidR="008042F2">
          <w:rPr>
            <w:rFonts w:ascii="Arial" w:hAnsi="Arial" w:cs="Arial"/>
            <w:color w:val="000000" w:themeColor="text1"/>
          </w:rPr>
          <w:t xml:space="preserve"> induces </w:t>
        </w:r>
      </w:ins>
      <w:ins w:id="77" w:author="Cuo Zhang" w:date="2025-08-26T15:16:00Z" w16du:dateUtc="2025-08-26T05:16:00Z">
        <w:r w:rsidR="008042F2">
          <w:rPr>
            <w:rFonts w:ascii="Arial" w:hAnsi="Arial" w:cs="Arial" w:hint="eastAsia"/>
            <w:color w:val="000000" w:themeColor="text1"/>
          </w:rPr>
          <w:t xml:space="preserve">heavy </w:t>
        </w:r>
      </w:ins>
      <w:ins w:id="78" w:author="Cuo Zhang" w:date="2025-08-26T15:14:00Z" w16du:dateUtc="2025-08-26T05:14:00Z">
        <w:r w:rsidR="008042F2">
          <w:rPr>
            <w:rFonts w:ascii="Arial" w:hAnsi="Arial" w:cs="Arial"/>
            <w:color w:val="000000" w:themeColor="text1"/>
          </w:rPr>
          <w:t xml:space="preserve">energy </w:t>
        </w:r>
      </w:ins>
      <w:ins w:id="79" w:author="Cuo Zhang" w:date="2025-08-26T15:15:00Z" w16du:dateUtc="2025-08-26T05:15:00Z">
        <w:r w:rsidR="008042F2">
          <w:rPr>
            <w:rFonts w:ascii="Arial" w:hAnsi="Arial" w:cs="Arial" w:hint="eastAsia"/>
            <w:color w:val="000000" w:themeColor="text1"/>
          </w:rPr>
          <w:t xml:space="preserve">shortage </w:t>
        </w:r>
      </w:ins>
      <w:ins w:id="80" w:author="Cuo Zhang" w:date="2025-08-26T15:16:00Z" w16du:dateUtc="2025-08-26T05:16:00Z">
        <w:r w:rsidR="008042F2">
          <w:rPr>
            <w:rFonts w:ascii="Arial" w:hAnsi="Arial" w:cs="Arial"/>
            <w:color w:val="000000" w:themeColor="text1"/>
          </w:rPr>
          <w:t xml:space="preserve">in </w:t>
        </w:r>
      </w:ins>
      <w:ins w:id="81" w:author="Cuo Zhang" w:date="2025-08-26T15:31:00Z" w16du:dateUtc="2025-08-26T05:31:00Z">
        <w:r w:rsidR="002C5C80">
          <w:rPr>
            <w:rFonts w:ascii="Arial" w:hAnsi="Arial" w:cs="Arial" w:hint="eastAsia"/>
            <w:color w:val="000000" w:themeColor="text1"/>
          </w:rPr>
          <w:t xml:space="preserve">late </w:t>
        </w:r>
      </w:ins>
      <w:ins w:id="82" w:author="Cuo Zhang" w:date="2025-08-26T15:16:00Z" w16du:dateUtc="2025-08-26T05:16:00Z">
        <w:r w:rsidR="008042F2">
          <w:rPr>
            <w:rFonts w:ascii="Arial" w:hAnsi="Arial" w:cs="Arial"/>
            <w:color w:val="000000" w:themeColor="text1"/>
          </w:rPr>
          <w:t>afternoon</w:t>
        </w:r>
        <w:r w:rsidR="008042F2">
          <w:rPr>
            <w:rFonts w:ascii="Arial" w:hAnsi="Arial" w:cs="Arial" w:hint="eastAsia"/>
            <w:color w:val="000000" w:themeColor="text1"/>
          </w:rPr>
          <w:t xml:space="preserve"> and thus </w:t>
        </w:r>
      </w:ins>
      <w:ins w:id="83" w:author="Cuo Zhang" w:date="2025-08-26T15:11:00Z" w16du:dateUtc="2025-08-26T05:11:00Z">
        <w:r w:rsidR="008042F2">
          <w:rPr>
            <w:rFonts w:ascii="Arial" w:hAnsi="Arial" w:cs="Arial"/>
            <w:color w:val="000000" w:themeColor="text1"/>
          </w:rPr>
          <w:t>price spikes of over thousands of dollars per M</w:t>
        </w:r>
      </w:ins>
      <w:ins w:id="84" w:author="Cuo Zhang" w:date="2025-08-26T15:12:00Z" w16du:dateUtc="2025-08-26T05:12:00Z">
        <w:r w:rsidR="008042F2">
          <w:rPr>
            <w:rFonts w:ascii="Arial" w:hAnsi="Arial" w:cs="Arial"/>
            <w:color w:val="000000" w:themeColor="text1"/>
          </w:rPr>
          <w:t>Wh</w:t>
        </w:r>
      </w:ins>
      <w:commentRangeEnd w:id="60"/>
      <w:ins w:id="85" w:author="Cuo Zhang" w:date="2025-08-26T15:44:00Z" w16du:dateUtc="2025-08-26T05:44:00Z">
        <w:r w:rsidR="00B67007">
          <w:rPr>
            <w:rStyle w:val="CommentReference"/>
          </w:rPr>
          <w:commentReference w:id="60"/>
        </w:r>
      </w:ins>
      <w:ins w:id="86" w:author="Cuo Zhang" w:date="2025-08-26T15:12:00Z" w16du:dateUtc="2025-08-26T05:12:00Z">
        <w:r w:rsidR="008042F2">
          <w:rPr>
            <w:rFonts w:ascii="Arial" w:hAnsi="Arial" w:cs="Arial"/>
            <w:color w:val="000000" w:themeColor="text1"/>
          </w:rPr>
          <w:t>.</w:t>
        </w:r>
      </w:ins>
      <w:ins w:id="87" w:author="Cuo Zhang" w:date="2025-08-26T15:08:00Z" w16du:dateUtc="2025-08-26T05:08:00Z">
        <w:r w:rsidR="008042F2">
          <w:rPr>
            <w:rFonts w:ascii="Arial" w:hAnsi="Arial" w:cs="Arial"/>
            <w:color w:val="000000" w:themeColor="text1"/>
          </w:rPr>
          <w:t xml:space="preserve"> </w:t>
        </w:r>
      </w:ins>
      <w:r w:rsidR="005B3C79" w:rsidRPr="009F3C5A">
        <w:rPr>
          <w:rFonts w:ascii="Arial" w:hAnsi="Arial" w:cs="Arial"/>
          <w:color w:val="000000" w:themeColor="text1"/>
        </w:rPr>
        <w:t xml:space="preserve">Similarly, in </w:t>
      </w:r>
      <w:r w:rsidR="00296671" w:rsidRPr="009F3C5A">
        <w:rPr>
          <w:rFonts w:ascii="Arial" w:hAnsi="Arial" w:cs="Arial" w:hint="eastAsia"/>
          <w:color w:val="000000" w:themeColor="text1"/>
        </w:rPr>
        <w:t>2024</w:t>
      </w:r>
      <w:r w:rsidR="005B3C79" w:rsidRPr="009F3C5A">
        <w:rPr>
          <w:rFonts w:ascii="Arial" w:hAnsi="Arial" w:cs="Arial"/>
          <w:color w:val="000000" w:themeColor="text1"/>
        </w:rPr>
        <w:t>, the rapid uptake of electric vehicles</w:t>
      </w:r>
      <w:r w:rsidR="008C6D9F">
        <w:rPr>
          <w:rFonts w:ascii="Arial" w:hAnsi="Arial" w:cs="Arial" w:hint="eastAsia"/>
          <w:color w:val="000000" w:themeColor="text1"/>
        </w:rPr>
        <w:t xml:space="preserve"> (EV</w:t>
      </w:r>
      <w:r w:rsidR="006E05D7">
        <w:rPr>
          <w:rFonts w:ascii="Arial" w:hAnsi="Arial" w:cs="Arial" w:hint="eastAsia"/>
          <w:color w:val="000000" w:themeColor="text1"/>
        </w:rPr>
        <w:t>s</w:t>
      </w:r>
      <w:r w:rsidR="008C6D9F">
        <w:rPr>
          <w:rFonts w:ascii="Arial" w:hAnsi="Arial" w:cs="Arial" w:hint="eastAsia"/>
          <w:color w:val="000000" w:themeColor="text1"/>
        </w:rPr>
        <w:t>)</w:t>
      </w:r>
      <w:r w:rsidR="005B3C79" w:rsidRPr="009F3C5A">
        <w:rPr>
          <w:rFonts w:ascii="Arial" w:hAnsi="Arial" w:cs="Arial"/>
          <w:color w:val="000000" w:themeColor="text1"/>
        </w:rPr>
        <w:t xml:space="preserve"> and heat pumps added </w:t>
      </w:r>
      <w:r w:rsidR="006E05D7" w:rsidRPr="00FD3A65">
        <w:rPr>
          <w:rFonts w:ascii="Arial" w:hAnsi="Arial" w:cs="Arial"/>
        </w:rPr>
        <w:t>an estimated</w:t>
      </w:r>
      <w:r w:rsidR="006E05D7" w:rsidRPr="00522387">
        <w:rPr>
          <w:rFonts w:ascii="Arial" w:hAnsi="Arial" w:cs="Arial" w:hint="eastAsia"/>
          <w:color w:val="000000" w:themeColor="text1"/>
        </w:rPr>
        <w:t xml:space="preserve"> </w:t>
      </w:r>
      <w:r w:rsidR="005B3C79" w:rsidRPr="009F3C5A">
        <w:rPr>
          <w:rFonts w:ascii="Arial" w:hAnsi="Arial" w:cs="Arial"/>
          <w:color w:val="000000" w:themeColor="text1"/>
          <w:highlight w:val="yellow"/>
        </w:rPr>
        <w:t>1.5 TWh</w:t>
      </w:r>
      <w:r w:rsidR="005B3C79" w:rsidRPr="009F3C5A">
        <w:rPr>
          <w:rFonts w:ascii="Arial" w:hAnsi="Arial" w:cs="Arial"/>
          <w:color w:val="000000" w:themeColor="text1"/>
        </w:rPr>
        <w:t xml:space="preserve"> to </w:t>
      </w:r>
      <w:r w:rsidR="00296671" w:rsidRPr="009F3C5A">
        <w:rPr>
          <w:rFonts w:ascii="Arial" w:hAnsi="Arial" w:cs="Arial" w:hint="eastAsia"/>
          <w:color w:val="000000" w:themeColor="text1"/>
        </w:rPr>
        <w:t>the UK</w:t>
      </w:r>
      <w:r w:rsidR="00296671" w:rsidRPr="009F3C5A">
        <w:rPr>
          <w:rFonts w:ascii="Arial" w:hAnsi="Arial" w:cs="Arial"/>
          <w:color w:val="000000" w:themeColor="text1"/>
        </w:rPr>
        <w:t>’</w:t>
      </w:r>
      <w:r w:rsidR="00296671" w:rsidRPr="009F3C5A">
        <w:rPr>
          <w:rFonts w:ascii="Arial" w:hAnsi="Arial" w:cs="Arial" w:hint="eastAsia"/>
          <w:color w:val="000000" w:themeColor="text1"/>
        </w:rPr>
        <w:t>s</w:t>
      </w:r>
      <w:r w:rsidR="005B3C79" w:rsidRPr="009F3C5A">
        <w:rPr>
          <w:rFonts w:ascii="Arial" w:hAnsi="Arial" w:cs="Arial"/>
          <w:color w:val="000000" w:themeColor="text1"/>
        </w:rPr>
        <w:t xml:space="preserve"> electricity demand</w:t>
      </w:r>
      <w:r w:rsidR="00CB73A2">
        <w:rPr>
          <w:rFonts w:ascii="Arial" w:hAnsi="Arial" w:cs="Arial" w:hint="eastAsia"/>
          <w:color w:val="000000" w:themeColor="text1"/>
        </w:rPr>
        <w:t>, while</w:t>
      </w:r>
      <w:r w:rsidR="005B3C79" w:rsidRPr="009F3C5A">
        <w:rPr>
          <w:rFonts w:ascii="Arial" w:hAnsi="Arial" w:cs="Arial"/>
          <w:color w:val="000000" w:themeColor="text1"/>
        </w:rPr>
        <w:t xml:space="preserve"> the installation of </w:t>
      </w:r>
      <w:r w:rsidR="005B3C79" w:rsidRPr="009F3C5A">
        <w:rPr>
          <w:rFonts w:ascii="Arial" w:hAnsi="Arial" w:cs="Arial"/>
          <w:color w:val="000000" w:themeColor="text1"/>
          <w:highlight w:val="yellow"/>
        </w:rPr>
        <w:t>4 million</w:t>
      </w:r>
      <w:r w:rsidR="005B3C79" w:rsidRPr="009F3C5A">
        <w:rPr>
          <w:rFonts w:ascii="Arial" w:hAnsi="Arial" w:cs="Arial"/>
          <w:color w:val="000000" w:themeColor="text1"/>
        </w:rPr>
        <w:t xml:space="preserve"> additional heat pumps </w:t>
      </w:r>
      <w:r w:rsidR="00CB73A2">
        <w:rPr>
          <w:rFonts w:ascii="Arial" w:hAnsi="Arial" w:cs="Arial" w:hint="eastAsia"/>
          <w:color w:val="000000" w:themeColor="text1"/>
        </w:rPr>
        <w:t>increased peak demand by</w:t>
      </w:r>
      <w:r w:rsidR="005B3C79" w:rsidRPr="009F3C5A">
        <w:rPr>
          <w:rFonts w:ascii="Arial" w:hAnsi="Arial" w:cs="Arial"/>
          <w:color w:val="000000" w:themeColor="text1"/>
        </w:rPr>
        <w:t xml:space="preserve"> </w:t>
      </w:r>
      <w:r w:rsidR="005B3C79" w:rsidRPr="009F3C5A">
        <w:rPr>
          <w:rFonts w:ascii="Arial" w:hAnsi="Arial" w:cs="Arial"/>
          <w:color w:val="000000" w:themeColor="text1"/>
          <w:highlight w:val="yellow"/>
        </w:rPr>
        <w:t>18%</w:t>
      </w:r>
      <w:r w:rsidR="005B3C79" w:rsidRPr="009F3C5A">
        <w:rPr>
          <w:rFonts w:ascii="Arial" w:hAnsi="Arial" w:cs="Arial"/>
          <w:color w:val="000000" w:themeColor="text1"/>
        </w:rPr>
        <w:t xml:space="preserve">. This surge in electrification also amplifies </w:t>
      </w:r>
      <w:r w:rsidR="005B3C79" w:rsidRPr="009F3C5A">
        <w:rPr>
          <w:rFonts w:ascii="Arial" w:hAnsi="Arial" w:cs="Arial"/>
          <w:color w:val="EE0000"/>
        </w:rPr>
        <w:t>uncertainty</w:t>
      </w:r>
      <w:r w:rsidR="005B3C79" w:rsidRPr="009F3C5A">
        <w:rPr>
          <w:rFonts w:ascii="Arial" w:hAnsi="Arial" w:cs="Arial"/>
          <w:color w:val="000000" w:themeColor="text1"/>
        </w:rPr>
        <w:t xml:space="preserve"> in demand patterns, as charging and heating </w:t>
      </w:r>
      <w:proofErr w:type="spellStart"/>
      <w:r w:rsidR="005B3C79" w:rsidRPr="009F3C5A">
        <w:rPr>
          <w:rFonts w:ascii="Arial" w:hAnsi="Arial" w:cs="Arial"/>
          <w:color w:val="000000" w:themeColor="text1"/>
        </w:rPr>
        <w:t>behaviors</w:t>
      </w:r>
      <w:proofErr w:type="spellEnd"/>
      <w:r w:rsidR="005B3C79" w:rsidRPr="009F3C5A">
        <w:rPr>
          <w:rFonts w:ascii="Arial" w:hAnsi="Arial" w:cs="Arial"/>
          <w:color w:val="000000" w:themeColor="text1"/>
        </w:rPr>
        <w:t xml:space="preserve"> are </w:t>
      </w:r>
      <w:r w:rsidR="003A330F" w:rsidRPr="009F3C5A">
        <w:rPr>
          <w:rFonts w:ascii="Arial" w:hAnsi="Arial" w:cs="Arial"/>
          <w:color w:val="000000" w:themeColor="text1"/>
        </w:rPr>
        <w:t xml:space="preserve">increasingly </w:t>
      </w:r>
      <w:r w:rsidR="005B3C79" w:rsidRPr="009F3C5A">
        <w:rPr>
          <w:rFonts w:ascii="Arial" w:hAnsi="Arial" w:cs="Arial"/>
          <w:color w:val="000000" w:themeColor="text1"/>
        </w:rPr>
        <w:t>shaped by diverse user preferences and dynamic daily routines.</w:t>
      </w:r>
      <w:r w:rsidR="005F58D2">
        <w:rPr>
          <w:rFonts w:ascii="Arial" w:hAnsi="Arial" w:cs="Arial" w:hint="eastAsia"/>
          <w:color w:val="0070C0"/>
        </w:rPr>
        <w:t xml:space="preserve"> </w:t>
      </w:r>
    </w:p>
    <w:p w14:paraId="2931C9AD" w14:textId="685DEAFA" w:rsidR="00C024E6" w:rsidRDefault="008D5658" w:rsidP="00603831">
      <w:pPr>
        <w:jc w:val="left"/>
        <w:rPr>
          <w:rFonts w:ascii="Arial" w:hAnsi="Arial" w:cs="Arial"/>
        </w:rPr>
      </w:pPr>
      <w:r w:rsidRPr="008D5658">
        <w:rPr>
          <w:rFonts w:ascii="Arial" w:hAnsi="Arial" w:cs="Arial" w:hint="eastAsia"/>
        </w:rPr>
        <w:t xml:space="preserve">Together, these factors reduce the </w:t>
      </w:r>
      <w:r w:rsidRPr="00C11E58">
        <w:rPr>
          <w:rFonts w:ascii="Arial" w:hAnsi="Arial" w:cs="Arial" w:hint="eastAsia"/>
          <w:color w:val="EE0000"/>
        </w:rPr>
        <w:t>predictability</w:t>
      </w:r>
      <w:r w:rsidRPr="008D5658">
        <w:rPr>
          <w:rFonts w:ascii="Arial" w:hAnsi="Arial" w:cs="Arial" w:hint="eastAsia"/>
        </w:rPr>
        <w:t xml:space="preserve"> and </w:t>
      </w:r>
      <w:r w:rsidRPr="00C11E58">
        <w:rPr>
          <w:rFonts w:ascii="Arial" w:hAnsi="Arial" w:cs="Arial" w:hint="eastAsia"/>
          <w:color w:val="EE0000"/>
        </w:rPr>
        <w:t>controllability</w:t>
      </w:r>
      <w:r w:rsidRPr="008D5658">
        <w:rPr>
          <w:rFonts w:ascii="Arial" w:hAnsi="Arial" w:cs="Arial" w:hint="eastAsia"/>
        </w:rPr>
        <w:t xml:space="preserve"> of energy systems, </w:t>
      </w:r>
      <w:r w:rsidR="0017200D" w:rsidRPr="0017200D">
        <w:rPr>
          <w:rFonts w:ascii="Arial" w:hAnsi="Arial" w:cs="Arial" w:hint="eastAsia"/>
        </w:rPr>
        <w:t xml:space="preserve">exposing the limitations of </w:t>
      </w:r>
      <w:r w:rsidR="0017200D" w:rsidRPr="00112951">
        <w:rPr>
          <w:rFonts w:ascii="Arial" w:hAnsi="Arial" w:cs="Arial" w:hint="eastAsia"/>
          <w:highlight w:val="cyan"/>
        </w:rPr>
        <w:t>traditional approaches</w:t>
      </w:r>
      <w:r w:rsidRPr="008D5658">
        <w:rPr>
          <w:rFonts w:ascii="Arial" w:hAnsi="Arial" w:cs="Arial" w:hint="eastAsia"/>
        </w:rPr>
        <w:t xml:space="preserve"> that </w:t>
      </w:r>
      <w:r w:rsidRPr="00077B72">
        <w:rPr>
          <w:rFonts w:ascii="Arial" w:hAnsi="Arial" w:cs="Arial" w:hint="eastAsia"/>
          <w:color w:val="EE0000"/>
        </w:rPr>
        <w:t>historically</w:t>
      </w:r>
      <w:r w:rsidRPr="008D5658">
        <w:rPr>
          <w:rFonts w:ascii="Arial" w:hAnsi="Arial" w:cs="Arial" w:hint="eastAsia"/>
        </w:rPr>
        <w:t xml:space="preserve"> relied on</w:t>
      </w:r>
      <w:r w:rsidR="00C11E58">
        <w:rPr>
          <w:rFonts w:ascii="Arial" w:hAnsi="Arial" w:cs="Arial" w:hint="eastAsia"/>
        </w:rPr>
        <w:t xml:space="preserve"> </w:t>
      </w:r>
      <w:r w:rsidR="008A7DCC">
        <w:rPr>
          <w:rFonts w:ascii="Arial" w:hAnsi="Arial" w:cs="Arial" w:hint="eastAsia"/>
        </w:rPr>
        <w:t xml:space="preserve">the </w:t>
      </w:r>
      <w:r w:rsidR="008A7DCC" w:rsidRPr="00380710">
        <w:rPr>
          <w:rFonts w:ascii="Arial" w:hAnsi="Arial" w:cs="Arial"/>
          <w:color w:val="EE0000"/>
        </w:rPr>
        <w:t>flexibility</w:t>
      </w:r>
      <w:r w:rsidR="008A7DCC">
        <w:rPr>
          <w:rFonts w:ascii="Arial" w:hAnsi="Arial" w:cs="Arial" w:hint="eastAsia"/>
        </w:rPr>
        <w:t xml:space="preserve"> of</w:t>
      </w:r>
      <w:r w:rsidRPr="008D5658">
        <w:rPr>
          <w:rFonts w:ascii="Arial" w:hAnsi="Arial" w:cs="Arial" w:hint="eastAsia"/>
        </w:rPr>
        <w:t xml:space="preserve"> gas</w:t>
      </w:r>
      <w:ins w:id="88" w:author="Cuo Zhang" w:date="2025-08-26T15:48:00Z" w16du:dateUtc="2025-08-26T05:48:00Z">
        <w:r w:rsidR="00B67007">
          <w:rPr>
            <w:rFonts w:ascii="Arial" w:hAnsi="Arial" w:cs="Arial" w:hint="eastAsia"/>
          </w:rPr>
          <w:t>- or coal</w:t>
        </w:r>
      </w:ins>
      <w:r w:rsidRPr="008D5658">
        <w:rPr>
          <w:rFonts w:ascii="Arial" w:hAnsi="Arial" w:cs="Arial" w:hint="eastAsia"/>
        </w:rPr>
        <w:t xml:space="preserve">-fired plants, </w:t>
      </w:r>
      <w:del w:id="89" w:author="Cuo Zhang" w:date="2025-08-26T15:48:00Z" w16du:dateUtc="2025-08-26T05:48:00Z">
        <w:r w:rsidRPr="008D5658" w:rsidDel="00B67007">
          <w:rPr>
            <w:rFonts w:ascii="Arial" w:hAnsi="Arial" w:cs="Arial" w:hint="eastAsia"/>
          </w:rPr>
          <w:delText xml:space="preserve">coal reserves, </w:delText>
        </w:r>
      </w:del>
      <w:r w:rsidRPr="008D5658">
        <w:rPr>
          <w:rFonts w:ascii="Arial" w:hAnsi="Arial" w:cs="Arial" w:hint="eastAsia"/>
        </w:rPr>
        <w:t xml:space="preserve">and </w:t>
      </w:r>
      <w:r w:rsidR="005B424E" w:rsidRPr="005B424E">
        <w:rPr>
          <w:rFonts w:ascii="Arial" w:hAnsi="Arial" w:cs="Arial" w:hint="eastAsia"/>
        </w:rPr>
        <w:t>large-scale fuel</w:t>
      </w:r>
      <w:ins w:id="90" w:author="Cuo Zhang" w:date="2025-08-26T15:59:00Z" w16du:dateUtc="2025-08-26T05:59:00Z">
        <w:r w:rsidR="00CA5FAF">
          <w:rPr>
            <w:rFonts w:ascii="Arial" w:hAnsi="Arial" w:cs="Arial" w:hint="eastAsia"/>
          </w:rPr>
          <w:t xml:space="preserve"> or hydro</w:t>
        </w:r>
      </w:ins>
      <w:r w:rsidR="005B424E" w:rsidRPr="005B424E">
        <w:rPr>
          <w:rFonts w:ascii="Arial" w:hAnsi="Arial" w:cs="Arial" w:hint="eastAsia"/>
        </w:rPr>
        <w:t xml:space="preserve"> storage</w:t>
      </w:r>
      <w:r w:rsidR="001D2B00">
        <w:rPr>
          <w:rFonts w:ascii="Arial" w:hAnsi="Arial" w:cs="Arial" w:hint="eastAsia"/>
        </w:rPr>
        <w:t xml:space="preserve"> </w:t>
      </w:r>
      <w:r w:rsidRPr="008D5658">
        <w:rPr>
          <w:rFonts w:ascii="Arial" w:hAnsi="Arial" w:cs="Arial" w:hint="eastAsia"/>
        </w:rPr>
        <w:t>to</w:t>
      </w:r>
      <w:r w:rsidR="001D2B00">
        <w:rPr>
          <w:rFonts w:ascii="Arial" w:hAnsi="Arial" w:cs="Arial" w:hint="eastAsia"/>
        </w:rPr>
        <w:t xml:space="preserve"> </w:t>
      </w:r>
      <w:r w:rsidRPr="008D5658">
        <w:rPr>
          <w:rFonts w:ascii="Arial" w:hAnsi="Arial" w:cs="Arial" w:hint="eastAsia"/>
        </w:rPr>
        <w:t>absorb demand fluctuations and maintain system stability.</w:t>
      </w:r>
      <w:r w:rsidR="00603831" w:rsidRPr="00603831">
        <w:rPr>
          <w:rFonts w:ascii="Arial" w:hAnsi="Arial" w:cs="Arial"/>
        </w:rPr>
        <w:t xml:space="preserve"> </w:t>
      </w:r>
      <w:r w:rsidR="00077B72" w:rsidRPr="00077B72">
        <w:rPr>
          <w:rFonts w:ascii="Arial" w:hAnsi="Arial" w:cs="Arial" w:hint="eastAsia"/>
        </w:rPr>
        <w:t xml:space="preserve">In contrast, </w:t>
      </w:r>
      <w:r w:rsidR="00077B72" w:rsidRPr="00077B72">
        <w:rPr>
          <w:rFonts w:ascii="Arial" w:hAnsi="Arial" w:cs="Arial" w:hint="eastAsia"/>
          <w:color w:val="EE0000"/>
        </w:rPr>
        <w:lastRenderedPageBreak/>
        <w:t>clean energy systems</w:t>
      </w:r>
      <w:r w:rsidR="00077B72" w:rsidRPr="00077B72">
        <w:rPr>
          <w:rFonts w:ascii="Arial" w:hAnsi="Arial" w:cs="Arial" w:hint="eastAsia"/>
        </w:rPr>
        <w:t xml:space="preserve"> are shifting toward greater reliance on </w:t>
      </w:r>
      <w:r w:rsidR="00077B72" w:rsidRPr="00F940DE">
        <w:rPr>
          <w:rFonts w:ascii="Arial" w:hAnsi="Arial" w:cs="Arial" w:hint="eastAsia"/>
        </w:rPr>
        <w:t>non-dispatchable renewables</w:t>
      </w:r>
      <w:r w:rsidR="00077B72" w:rsidRPr="00077B72">
        <w:rPr>
          <w:rFonts w:ascii="Arial" w:hAnsi="Arial" w:cs="Arial" w:hint="eastAsia"/>
        </w:rPr>
        <w:t xml:space="preserve"> while progressively </w:t>
      </w:r>
      <w:r w:rsidR="00077B72" w:rsidRPr="00F940DE">
        <w:rPr>
          <w:rFonts w:ascii="Arial" w:hAnsi="Arial" w:cs="Arial" w:hint="eastAsia"/>
          <w:color w:val="EE0000"/>
        </w:rPr>
        <w:t>phasing out high-emission</w:t>
      </w:r>
      <w:r w:rsidR="00077B72" w:rsidRPr="00D30B71">
        <w:rPr>
          <w:rFonts w:ascii="Arial" w:hAnsi="Arial" w:cs="Arial" w:hint="eastAsia"/>
          <w:color w:val="EE0000"/>
        </w:rPr>
        <w:t>, dispatchable sources</w:t>
      </w:r>
      <w:r w:rsidR="00077B72" w:rsidRPr="00077B72">
        <w:rPr>
          <w:rFonts w:ascii="Arial" w:hAnsi="Arial" w:cs="Arial" w:hint="eastAsia"/>
        </w:rPr>
        <w:t xml:space="preserve"> such as coal and oil.</w:t>
      </w:r>
      <w:r w:rsidR="00A66AED" w:rsidRPr="00A66AED">
        <w:rPr>
          <w:rFonts w:ascii="Arial" w:hAnsi="Arial" w:cs="Arial"/>
        </w:rPr>
        <w:t xml:space="preserve"> </w:t>
      </w:r>
      <w:r w:rsidR="00A66AED" w:rsidRPr="00F53A66">
        <w:rPr>
          <w:rFonts w:ascii="Arial" w:hAnsi="Arial" w:cs="Arial"/>
        </w:rPr>
        <w:t>These trends</w:t>
      </w:r>
      <w:r w:rsidR="00A66AED">
        <w:rPr>
          <w:rFonts w:ascii="Arial" w:hAnsi="Arial" w:cs="Arial" w:hint="eastAsia"/>
        </w:rPr>
        <w:t xml:space="preserve"> </w:t>
      </w:r>
      <w:r w:rsidR="003032F9">
        <w:rPr>
          <w:rFonts w:ascii="Arial" w:hAnsi="Arial" w:cs="Arial" w:hint="eastAsia"/>
        </w:rPr>
        <w:t xml:space="preserve">are </w:t>
      </w:r>
      <w:r w:rsidR="00A66AED" w:rsidRPr="0074529F">
        <w:rPr>
          <w:rFonts w:ascii="Arial" w:hAnsi="Arial" w:cs="Arial"/>
          <w:color w:val="EE0000"/>
        </w:rPr>
        <w:t>diminish</w:t>
      </w:r>
      <w:r w:rsidR="00E8440B">
        <w:rPr>
          <w:rFonts w:ascii="Arial" w:hAnsi="Arial" w:cs="Arial" w:hint="eastAsia"/>
          <w:color w:val="EE0000"/>
        </w:rPr>
        <w:t>ing</w:t>
      </w:r>
      <w:r w:rsidR="00A66AED" w:rsidRPr="0074529F">
        <w:rPr>
          <w:rFonts w:ascii="Arial" w:hAnsi="Arial" w:cs="Arial"/>
          <w:color w:val="EE0000"/>
        </w:rPr>
        <w:t xml:space="preserve"> the inherent flexibility of conventional </w:t>
      </w:r>
      <w:ins w:id="91" w:author="Cuo Zhang" w:date="2025-08-26T15:51:00Z" w16du:dateUtc="2025-08-26T05:51:00Z">
        <w:r w:rsidR="00CA5FAF">
          <w:rPr>
            <w:rFonts w:ascii="Arial" w:hAnsi="Arial" w:cs="Arial" w:hint="eastAsia"/>
            <w:color w:val="EE0000"/>
          </w:rPr>
          <w:t xml:space="preserve">energy </w:t>
        </w:r>
      </w:ins>
      <w:r w:rsidR="00A66AED" w:rsidRPr="0074529F">
        <w:rPr>
          <w:rFonts w:ascii="Arial" w:hAnsi="Arial" w:cs="Arial"/>
          <w:color w:val="EE0000"/>
        </w:rPr>
        <w:t>systems</w:t>
      </w:r>
      <w:r w:rsidR="00E8440B">
        <w:rPr>
          <w:rFonts w:ascii="Arial" w:hAnsi="Arial" w:cs="Arial" w:hint="eastAsia"/>
          <w:color w:val="EE0000"/>
        </w:rPr>
        <w:t>,</w:t>
      </w:r>
      <w:r w:rsidR="00E8440B" w:rsidRPr="00E8440B">
        <w:rPr>
          <w:rFonts w:ascii="Arial" w:hAnsi="Arial" w:cs="Arial" w:hint="eastAsia"/>
        </w:rPr>
        <w:t xml:space="preserve"> </w:t>
      </w:r>
      <w:r w:rsidR="00A66AED" w:rsidRPr="00F53A66">
        <w:rPr>
          <w:rFonts w:ascii="Arial" w:hAnsi="Arial" w:cs="Arial"/>
        </w:rPr>
        <w:t xml:space="preserve">amplifying the need for </w:t>
      </w:r>
      <w:r w:rsidR="00A66AED" w:rsidRPr="0074529F">
        <w:rPr>
          <w:rFonts w:ascii="Arial" w:hAnsi="Arial" w:cs="Arial"/>
          <w:color w:val="EE0000"/>
        </w:rPr>
        <w:t>new, responsive forms of flexibility</w:t>
      </w:r>
      <w:r w:rsidR="00A66AED" w:rsidRPr="00F53A66">
        <w:rPr>
          <w:rFonts w:ascii="Arial" w:hAnsi="Arial" w:cs="Arial"/>
        </w:rPr>
        <w:t xml:space="preserve"> to ensure secure, efficient, and low-carbon operation.</w:t>
      </w:r>
    </w:p>
    <w:p w14:paraId="1CC0631A" w14:textId="5964FB17" w:rsidR="008C67C6" w:rsidRDefault="002F4545" w:rsidP="00DC2762">
      <w:pPr>
        <w:jc w:val="left"/>
        <w:rPr>
          <w:rFonts w:ascii="Arial" w:hAnsi="Arial" w:cs="Arial"/>
        </w:rPr>
      </w:pPr>
      <w:r>
        <w:rPr>
          <w:rFonts w:ascii="Arial" w:hAnsi="Arial" w:cs="Arial" w:hint="eastAsia"/>
        </w:rPr>
        <w:t>F</w:t>
      </w:r>
      <w:r w:rsidR="00DC2762" w:rsidRPr="00EC4ABC">
        <w:rPr>
          <w:rFonts w:ascii="Arial" w:hAnsi="Arial" w:cs="Arial" w:hint="eastAsia"/>
        </w:rPr>
        <w:t>lexibility</w:t>
      </w:r>
      <w:r w:rsidR="00DC2762" w:rsidRPr="00DC2762">
        <w:rPr>
          <w:rFonts w:ascii="Arial" w:hAnsi="Arial" w:cs="Arial" w:hint="eastAsia"/>
        </w:rPr>
        <w:t xml:space="preserve"> refers to </w:t>
      </w:r>
      <w:r w:rsidR="00DC2762" w:rsidRPr="00E90F91">
        <w:rPr>
          <w:rFonts w:ascii="Arial" w:hAnsi="Arial" w:cs="Arial" w:hint="eastAsia"/>
          <w:color w:val="000000" w:themeColor="text1"/>
          <w:highlight w:val="cyan"/>
        </w:rPr>
        <w:t xml:space="preserve">the </w:t>
      </w:r>
      <w:r w:rsidR="001B0F45">
        <w:rPr>
          <w:rFonts w:ascii="Arial" w:hAnsi="Arial" w:cs="Arial" w:hint="eastAsia"/>
          <w:color w:val="000000" w:themeColor="text1"/>
          <w:highlight w:val="cyan"/>
        </w:rPr>
        <w:t>ability</w:t>
      </w:r>
      <w:r w:rsidR="009E281C" w:rsidRPr="00E90F91">
        <w:rPr>
          <w:rFonts w:ascii="Arial" w:hAnsi="Arial" w:cs="Arial"/>
          <w:color w:val="000000" w:themeColor="text1"/>
          <w:highlight w:val="cyan"/>
        </w:rPr>
        <w:t xml:space="preserve"> </w:t>
      </w:r>
      <w:r w:rsidR="00DC2762" w:rsidRPr="00E90F91">
        <w:rPr>
          <w:rFonts w:ascii="Arial" w:hAnsi="Arial" w:cs="Arial" w:hint="eastAsia"/>
          <w:color w:val="000000" w:themeColor="text1"/>
          <w:highlight w:val="cyan"/>
        </w:rPr>
        <w:t xml:space="preserve">of energy </w:t>
      </w:r>
      <w:r w:rsidR="00DC2762" w:rsidRPr="00742DCB">
        <w:rPr>
          <w:rFonts w:ascii="Arial" w:hAnsi="Arial" w:cs="Arial" w:hint="eastAsia"/>
          <w:color w:val="000000" w:themeColor="text1"/>
          <w:highlight w:val="cyan"/>
        </w:rPr>
        <w:t>system</w:t>
      </w:r>
      <w:r w:rsidR="00F15F31">
        <w:rPr>
          <w:rFonts w:ascii="Arial" w:hAnsi="Arial" w:cs="Arial" w:hint="eastAsia"/>
          <w:color w:val="000000" w:themeColor="text1"/>
          <w:highlight w:val="cyan"/>
        </w:rPr>
        <w:t>s</w:t>
      </w:r>
      <w:r w:rsidR="00DC2762" w:rsidRPr="00742DCB">
        <w:rPr>
          <w:rFonts w:ascii="Arial" w:hAnsi="Arial" w:cs="Arial" w:hint="eastAsia"/>
          <w:color w:val="000000" w:themeColor="text1"/>
          <w:highlight w:val="cyan"/>
        </w:rPr>
        <w:t xml:space="preserve"> to </w:t>
      </w:r>
      <w:r w:rsidR="00742DCB" w:rsidRPr="00742DCB">
        <w:rPr>
          <w:rFonts w:ascii="Arial" w:hAnsi="Arial" w:cs="Arial" w:hint="eastAsia"/>
          <w:color w:val="000000" w:themeColor="text1"/>
          <w:highlight w:val="cyan"/>
        </w:rPr>
        <w:t xml:space="preserve">quickly and </w:t>
      </w:r>
      <w:r w:rsidRPr="00742DCB">
        <w:rPr>
          <w:rFonts w:ascii="Arial" w:hAnsi="Arial" w:cs="Arial" w:hint="eastAsia"/>
          <w:color w:val="000000" w:themeColor="text1"/>
          <w:highlight w:val="cyan"/>
        </w:rPr>
        <w:t xml:space="preserve">effectively </w:t>
      </w:r>
      <w:r w:rsidR="00DC2762" w:rsidRPr="00E90F91">
        <w:rPr>
          <w:rFonts w:ascii="Arial" w:hAnsi="Arial" w:cs="Arial" w:hint="eastAsia"/>
          <w:color w:val="000000" w:themeColor="text1"/>
          <w:highlight w:val="cyan"/>
        </w:rPr>
        <w:t xml:space="preserve">respond to short- and long-term </w:t>
      </w:r>
      <w:r w:rsidR="009E281C" w:rsidRPr="00E90F91">
        <w:rPr>
          <w:rFonts w:ascii="Arial" w:hAnsi="Arial" w:cs="Arial"/>
          <w:color w:val="000000" w:themeColor="text1"/>
          <w:highlight w:val="cyan"/>
        </w:rPr>
        <w:t xml:space="preserve">variations </w:t>
      </w:r>
      <w:r w:rsidR="00DC2762" w:rsidRPr="00E90F91">
        <w:rPr>
          <w:rFonts w:ascii="Arial" w:hAnsi="Arial" w:cs="Arial" w:hint="eastAsia"/>
          <w:color w:val="000000" w:themeColor="text1"/>
          <w:highlight w:val="cyan"/>
        </w:rPr>
        <w:t>in supply and</w:t>
      </w:r>
      <w:r w:rsidR="00153DF1">
        <w:rPr>
          <w:rFonts w:ascii="Arial" w:hAnsi="Arial" w:cs="Arial" w:hint="eastAsia"/>
          <w:color w:val="000000" w:themeColor="text1"/>
          <w:highlight w:val="cyan"/>
        </w:rPr>
        <w:t>/or</w:t>
      </w:r>
      <w:r w:rsidR="00DC2762" w:rsidRPr="00E90F91">
        <w:rPr>
          <w:rFonts w:ascii="Arial" w:hAnsi="Arial" w:cs="Arial" w:hint="eastAsia"/>
          <w:color w:val="000000" w:themeColor="text1"/>
          <w:highlight w:val="cyan"/>
        </w:rPr>
        <w:t xml:space="preserve"> demand while maintaining </w:t>
      </w:r>
      <w:r w:rsidR="001B0F45">
        <w:rPr>
          <w:rFonts w:ascii="Arial" w:hAnsi="Arial" w:cs="Arial" w:hint="eastAsia"/>
          <w:color w:val="000000" w:themeColor="text1"/>
          <w:highlight w:val="cyan"/>
        </w:rPr>
        <w:t xml:space="preserve">overall </w:t>
      </w:r>
      <w:r w:rsidR="00AA2F83">
        <w:rPr>
          <w:rFonts w:ascii="Arial" w:hAnsi="Arial" w:cs="Arial" w:hint="eastAsia"/>
          <w:color w:val="000000" w:themeColor="text1"/>
          <w:highlight w:val="cyan"/>
        </w:rPr>
        <w:t>system</w:t>
      </w:r>
      <w:r w:rsidR="0008709E">
        <w:rPr>
          <w:rFonts w:ascii="Arial" w:hAnsi="Arial" w:cs="Arial" w:hint="eastAsia"/>
          <w:color w:val="000000" w:themeColor="text1"/>
          <w:highlight w:val="cyan"/>
        </w:rPr>
        <w:t xml:space="preserve"> </w:t>
      </w:r>
      <w:r w:rsidR="009E281C" w:rsidRPr="00E90F91">
        <w:rPr>
          <w:rFonts w:ascii="Arial" w:hAnsi="Arial" w:cs="Arial"/>
          <w:color w:val="000000" w:themeColor="text1"/>
          <w:highlight w:val="cyan"/>
        </w:rPr>
        <w:t>stability</w:t>
      </w:r>
      <w:r w:rsidR="00AA2F83">
        <w:rPr>
          <w:rFonts w:ascii="Arial" w:hAnsi="Arial" w:cs="Arial" w:hint="eastAsia"/>
          <w:color w:val="000000" w:themeColor="text1"/>
          <w:highlight w:val="cyan"/>
        </w:rPr>
        <w:t xml:space="preserve">, </w:t>
      </w:r>
      <w:del w:id="92" w:author="Cuo Zhang" w:date="2025-08-26T15:52:00Z" w16du:dateUtc="2025-08-26T05:52:00Z">
        <w:r w:rsidR="00AA2F83" w:rsidDel="00CA5FAF">
          <w:rPr>
            <w:rFonts w:ascii="Arial" w:hAnsi="Arial" w:cs="Arial" w:hint="eastAsia"/>
            <w:color w:val="000000" w:themeColor="text1"/>
            <w:highlight w:val="cyan"/>
          </w:rPr>
          <w:delText>rel</w:delText>
        </w:r>
        <w:r w:rsidR="00DE49EB" w:rsidDel="00CA5FAF">
          <w:rPr>
            <w:rFonts w:ascii="Arial" w:hAnsi="Arial" w:cs="Arial" w:hint="eastAsia"/>
            <w:color w:val="000000" w:themeColor="text1"/>
            <w:highlight w:val="cyan"/>
          </w:rPr>
          <w:delText>iability</w:delText>
        </w:r>
      </w:del>
      <w:ins w:id="93" w:author="Cuo Zhang" w:date="2025-08-26T15:52:00Z" w16du:dateUtc="2025-08-26T05:52:00Z">
        <w:r w:rsidR="00CA5FAF">
          <w:rPr>
            <w:rFonts w:ascii="Arial" w:hAnsi="Arial" w:cs="Arial" w:hint="eastAsia"/>
            <w:color w:val="000000" w:themeColor="text1"/>
            <w:highlight w:val="cyan"/>
          </w:rPr>
          <w:t>safet</w:t>
        </w:r>
      </w:ins>
      <w:ins w:id="94" w:author="Cuo Zhang" w:date="2025-08-26T15:53:00Z" w16du:dateUtc="2025-08-26T05:53:00Z">
        <w:r w:rsidR="00CA5FAF">
          <w:rPr>
            <w:rFonts w:ascii="Arial" w:hAnsi="Arial" w:cs="Arial" w:hint="eastAsia"/>
            <w:color w:val="000000" w:themeColor="text1"/>
            <w:highlight w:val="cyan"/>
          </w:rPr>
          <w:t>y</w:t>
        </w:r>
      </w:ins>
      <w:r w:rsidR="00DE49EB">
        <w:rPr>
          <w:rFonts w:ascii="Arial" w:hAnsi="Arial" w:cs="Arial" w:hint="eastAsia"/>
          <w:color w:val="000000" w:themeColor="text1"/>
          <w:highlight w:val="cyan"/>
        </w:rPr>
        <w:t>,</w:t>
      </w:r>
      <w:r w:rsidR="003B604D">
        <w:rPr>
          <w:rFonts w:ascii="Arial" w:hAnsi="Arial" w:cs="Arial" w:hint="eastAsia"/>
          <w:color w:val="000000" w:themeColor="text1"/>
          <w:highlight w:val="cyan"/>
        </w:rPr>
        <w:t xml:space="preserve"> </w:t>
      </w:r>
      <w:r w:rsidR="009E281C" w:rsidRPr="00E90F91">
        <w:rPr>
          <w:rFonts w:ascii="Arial" w:hAnsi="Arial" w:cs="Arial"/>
          <w:color w:val="000000" w:themeColor="text1"/>
          <w:highlight w:val="cyan"/>
        </w:rPr>
        <w:t>and efficiency</w:t>
      </w:r>
      <w:r w:rsidR="00DC2762" w:rsidRPr="00DC2762">
        <w:rPr>
          <w:rFonts w:ascii="Arial" w:hAnsi="Arial" w:cs="Arial" w:hint="eastAsia"/>
        </w:rPr>
        <w:t xml:space="preserve">. This </w:t>
      </w:r>
      <w:r w:rsidR="00C26955" w:rsidRPr="00C26955">
        <w:rPr>
          <w:rFonts w:ascii="Arial" w:hAnsi="Arial" w:cs="Arial" w:hint="eastAsia"/>
        </w:rPr>
        <w:t>spans</w:t>
      </w:r>
      <w:r w:rsidR="00DC2762" w:rsidRPr="00F451DA">
        <w:rPr>
          <w:rFonts w:ascii="Arial" w:hAnsi="Arial" w:cs="Arial" w:hint="eastAsia"/>
          <w:color w:val="EE0000"/>
        </w:rPr>
        <w:t xml:space="preserve"> multiple timescales</w:t>
      </w:r>
      <w:r w:rsidR="00CB7F78">
        <w:rPr>
          <w:rFonts w:ascii="Arial" w:hAnsi="Arial" w:cs="Arial" w:hint="eastAsia"/>
        </w:rPr>
        <w:t xml:space="preserve"> </w:t>
      </w:r>
      <w:r w:rsidR="00CB7F78">
        <w:rPr>
          <w:rFonts w:ascii="Arial" w:hAnsi="Arial" w:cs="Arial"/>
        </w:rPr>
        <w:t>–</w:t>
      </w:r>
      <w:r w:rsidR="00CB7F78">
        <w:rPr>
          <w:rFonts w:ascii="Arial" w:hAnsi="Arial" w:cs="Arial" w:hint="eastAsia"/>
        </w:rPr>
        <w:t xml:space="preserve"> </w:t>
      </w:r>
      <w:r w:rsidR="00DC2762" w:rsidRPr="00DC2762">
        <w:rPr>
          <w:rFonts w:ascii="Arial" w:hAnsi="Arial" w:cs="Arial" w:hint="eastAsia"/>
        </w:rPr>
        <w:t>from</w:t>
      </w:r>
      <w:r w:rsidR="00CB7F78">
        <w:rPr>
          <w:rFonts w:ascii="Arial" w:hAnsi="Arial" w:cs="Arial" w:hint="eastAsia"/>
        </w:rPr>
        <w:t xml:space="preserve"> </w:t>
      </w:r>
      <w:r w:rsidR="00DC2762" w:rsidRPr="00DC2762">
        <w:rPr>
          <w:rFonts w:ascii="Arial" w:hAnsi="Arial" w:cs="Arial" w:hint="eastAsia"/>
        </w:rPr>
        <w:t>sub-second grid frequency response to seasonal energy shifting</w:t>
      </w:r>
      <w:r w:rsidR="00CB7F78">
        <w:rPr>
          <w:rFonts w:ascii="Arial" w:hAnsi="Arial" w:cs="Arial" w:hint="eastAsia"/>
        </w:rPr>
        <w:t xml:space="preserve"> </w:t>
      </w:r>
      <w:r w:rsidR="00CB7F78">
        <w:rPr>
          <w:rFonts w:ascii="Arial" w:hAnsi="Arial" w:cs="Arial"/>
        </w:rPr>
        <w:t>–</w:t>
      </w:r>
      <w:r w:rsidR="00CB7F78">
        <w:rPr>
          <w:rFonts w:ascii="Arial" w:hAnsi="Arial" w:cs="Arial" w:hint="eastAsia"/>
        </w:rPr>
        <w:t xml:space="preserve"> </w:t>
      </w:r>
      <w:r w:rsidR="00DC2762" w:rsidRPr="00DC2762">
        <w:rPr>
          <w:rFonts w:ascii="Arial" w:hAnsi="Arial" w:cs="Arial" w:hint="eastAsia"/>
        </w:rPr>
        <w:t>and</w:t>
      </w:r>
      <w:r w:rsidR="00CB7F78">
        <w:rPr>
          <w:rFonts w:ascii="Arial" w:hAnsi="Arial" w:cs="Arial" w:hint="eastAsia"/>
        </w:rPr>
        <w:t xml:space="preserve"> </w:t>
      </w:r>
      <w:r w:rsidR="00C26955">
        <w:rPr>
          <w:rFonts w:ascii="Arial" w:hAnsi="Arial" w:cs="Arial" w:hint="eastAsia"/>
        </w:rPr>
        <w:t xml:space="preserve">operates </w:t>
      </w:r>
      <w:r w:rsidR="00DC2762" w:rsidRPr="00F451DA">
        <w:rPr>
          <w:rFonts w:ascii="Arial" w:hAnsi="Arial" w:cs="Arial" w:hint="eastAsia"/>
          <w:color w:val="EE0000"/>
        </w:rPr>
        <w:t>across multiple energy vectors</w:t>
      </w:r>
      <w:r w:rsidR="00DC2762" w:rsidRPr="00DC2762">
        <w:rPr>
          <w:rFonts w:ascii="Arial" w:hAnsi="Arial" w:cs="Arial" w:hint="eastAsia"/>
        </w:rPr>
        <w:t>, including electricity, gas</w:t>
      </w:r>
      <w:del w:id="95" w:author="Cuo Zhang" w:date="2025-08-26T15:54:00Z" w16du:dateUtc="2025-08-26T05:54:00Z">
        <w:r w:rsidR="00DC2762" w:rsidRPr="00DC2762" w:rsidDel="00CA5FAF">
          <w:rPr>
            <w:rFonts w:ascii="Arial" w:hAnsi="Arial" w:cs="Arial" w:hint="eastAsia"/>
          </w:rPr>
          <w:delText>,</w:delText>
        </w:r>
      </w:del>
      <w:r w:rsidR="00DC2762" w:rsidRPr="00DC2762">
        <w:rPr>
          <w:rFonts w:ascii="Arial" w:hAnsi="Arial" w:cs="Arial" w:hint="eastAsia"/>
        </w:rPr>
        <w:t xml:space="preserve"> and </w:t>
      </w:r>
      <w:del w:id="96" w:author="Cuo Zhang" w:date="2025-08-26T15:54:00Z" w16du:dateUtc="2025-08-26T05:54:00Z">
        <w:r w:rsidR="00DC2762" w:rsidRPr="00DC2762" w:rsidDel="00CA5FAF">
          <w:rPr>
            <w:rFonts w:ascii="Arial" w:hAnsi="Arial" w:cs="Arial" w:hint="eastAsia"/>
          </w:rPr>
          <w:delText>hydrogen</w:delText>
        </w:r>
      </w:del>
      <w:ins w:id="97" w:author="Cuo Zhang" w:date="2025-08-26T15:54:00Z" w16du:dateUtc="2025-08-26T05:54:00Z">
        <w:r w:rsidR="00CA5FAF">
          <w:rPr>
            <w:rFonts w:ascii="Arial" w:hAnsi="Arial" w:cs="Arial" w:hint="eastAsia"/>
          </w:rPr>
          <w:t>heating</w:t>
        </w:r>
      </w:ins>
      <w:r w:rsidR="00DC2762" w:rsidRPr="00DC2762">
        <w:rPr>
          <w:rFonts w:ascii="Arial" w:hAnsi="Arial" w:cs="Arial" w:hint="eastAsia"/>
        </w:rPr>
        <w:t>.</w:t>
      </w:r>
      <w:r w:rsidR="00362F83">
        <w:rPr>
          <w:rFonts w:ascii="Arial" w:hAnsi="Arial" w:cs="Arial" w:hint="eastAsia"/>
        </w:rPr>
        <w:t xml:space="preserve"> </w:t>
      </w:r>
      <w:r w:rsidR="00DC2762" w:rsidRPr="008C5203">
        <w:rPr>
          <w:rFonts w:ascii="Arial" w:hAnsi="Arial" w:cs="Arial" w:hint="eastAsia"/>
        </w:rPr>
        <w:t xml:space="preserve">Flexibility can be delivered through a </w:t>
      </w:r>
      <w:r w:rsidR="00934B38" w:rsidRPr="008C5203">
        <w:rPr>
          <w:rFonts w:ascii="Arial" w:hAnsi="Arial" w:cs="Arial"/>
        </w:rPr>
        <w:t xml:space="preserve">broad portfolio </w:t>
      </w:r>
      <w:r w:rsidR="00DC2762" w:rsidRPr="008C5203">
        <w:rPr>
          <w:rFonts w:ascii="Arial" w:hAnsi="Arial" w:cs="Arial" w:hint="eastAsia"/>
        </w:rPr>
        <w:t xml:space="preserve">of </w:t>
      </w:r>
      <w:r w:rsidR="00DC2762" w:rsidRPr="0044376F">
        <w:rPr>
          <w:rFonts w:ascii="Arial" w:hAnsi="Arial" w:cs="Arial" w:hint="eastAsia"/>
          <w:color w:val="EE0000"/>
        </w:rPr>
        <w:t>technological and system</w:t>
      </w:r>
      <w:r w:rsidR="00212CCB" w:rsidRPr="0044376F">
        <w:rPr>
          <w:rFonts w:ascii="Arial" w:hAnsi="Arial" w:cs="Arial" w:hint="eastAsia"/>
          <w:color w:val="EE0000"/>
        </w:rPr>
        <w:t>ic</w:t>
      </w:r>
      <w:r w:rsidR="00DC2762" w:rsidRPr="0044376F">
        <w:rPr>
          <w:rFonts w:ascii="Arial" w:hAnsi="Arial" w:cs="Arial" w:hint="eastAsia"/>
          <w:color w:val="EE0000"/>
        </w:rPr>
        <w:t xml:space="preserve"> solutions</w:t>
      </w:r>
      <w:r w:rsidR="00DC2762" w:rsidRPr="008C5203">
        <w:rPr>
          <w:rFonts w:ascii="Arial" w:hAnsi="Arial" w:cs="Arial" w:hint="eastAsia"/>
        </w:rPr>
        <w:t xml:space="preserve">. These include </w:t>
      </w:r>
      <w:r w:rsidR="00DC2762" w:rsidRPr="002B5433">
        <w:rPr>
          <w:rFonts w:ascii="Arial" w:hAnsi="Arial" w:cs="Arial" w:hint="eastAsia"/>
          <w:color w:val="C00000"/>
        </w:rPr>
        <w:t xml:space="preserve">supply-side </w:t>
      </w:r>
      <w:r w:rsidR="005566F3">
        <w:rPr>
          <w:rFonts w:ascii="Arial" w:hAnsi="Arial" w:cs="Arial" w:hint="eastAsia"/>
          <w:color w:val="C00000"/>
        </w:rPr>
        <w:t>technologies</w:t>
      </w:r>
      <w:r w:rsidR="00212CCB" w:rsidRPr="008C5203">
        <w:rPr>
          <w:rFonts w:ascii="Arial" w:hAnsi="Arial" w:cs="Arial"/>
        </w:rPr>
        <w:t xml:space="preserve"> </w:t>
      </w:r>
      <w:r w:rsidR="00DC2762" w:rsidRPr="008C5203">
        <w:rPr>
          <w:rFonts w:ascii="Arial" w:hAnsi="Arial" w:cs="Arial" w:hint="eastAsia"/>
        </w:rPr>
        <w:t xml:space="preserve">such as </w:t>
      </w:r>
      <w:r w:rsidR="00BA52F4">
        <w:rPr>
          <w:rFonts w:ascii="Arial" w:hAnsi="Arial" w:cs="Arial" w:hint="eastAsia"/>
        </w:rPr>
        <w:t xml:space="preserve">clean </w:t>
      </w:r>
      <w:r w:rsidR="00DC2762" w:rsidRPr="008C5203">
        <w:rPr>
          <w:rFonts w:ascii="Arial" w:hAnsi="Arial" w:cs="Arial" w:hint="eastAsia"/>
        </w:rPr>
        <w:t xml:space="preserve">dispatchable generation, </w:t>
      </w:r>
      <w:r w:rsidR="00BA52F4" w:rsidRPr="00BA52F4">
        <w:rPr>
          <w:rFonts w:ascii="Arial" w:hAnsi="Arial" w:cs="Arial" w:hint="eastAsia"/>
        </w:rPr>
        <w:t>large-scale electricity</w:t>
      </w:r>
      <w:r w:rsidR="00BA52F4" w:rsidRPr="00BA52F4">
        <w:rPr>
          <w:rFonts w:ascii="Arial" w:hAnsi="Arial" w:cs="Arial"/>
        </w:rPr>
        <w:t xml:space="preserve"> storage</w:t>
      </w:r>
      <w:r w:rsidR="00BA52F4">
        <w:rPr>
          <w:rFonts w:ascii="Arial" w:hAnsi="Arial" w:cs="Arial" w:hint="eastAsia"/>
        </w:rPr>
        <w:t xml:space="preserve">, and </w:t>
      </w:r>
      <w:r w:rsidR="0050491C" w:rsidRPr="0050491C">
        <w:rPr>
          <w:rFonts w:ascii="Arial" w:hAnsi="Arial" w:cs="Arial" w:hint="eastAsia"/>
        </w:rPr>
        <w:t>cross-border</w:t>
      </w:r>
      <w:r w:rsidR="0050491C">
        <w:rPr>
          <w:rFonts w:ascii="Arial" w:hAnsi="Arial" w:cs="Arial" w:hint="eastAsia"/>
        </w:rPr>
        <w:t xml:space="preserve"> </w:t>
      </w:r>
      <w:r w:rsidR="00BA52F4">
        <w:rPr>
          <w:rFonts w:ascii="Arial" w:hAnsi="Arial" w:cs="Arial" w:hint="eastAsia"/>
        </w:rPr>
        <w:t xml:space="preserve">grid </w:t>
      </w:r>
      <w:r w:rsidR="00DC2762" w:rsidRPr="008C5203">
        <w:rPr>
          <w:rFonts w:ascii="Arial" w:hAnsi="Arial" w:cs="Arial" w:hint="eastAsia"/>
        </w:rPr>
        <w:t xml:space="preserve">interconnectors; </w:t>
      </w:r>
      <w:r w:rsidR="00DC2762" w:rsidRPr="00C8439D">
        <w:rPr>
          <w:rFonts w:ascii="Arial" w:hAnsi="Arial" w:cs="Arial" w:hint="eastAsia"/>
          <w:color w:val="0070C0"/>
        </w:rPr>
        <w:t xml:space="preserve">demand-side </w:t>
      </w:r>
      <w:r w:rsidR="0098686A">
        <w:rPr>
          <w:rFonts w:ascii="Arial" w:hAnsi="Arial" w:cs="Arial" w:hint="eastAsia"/>
          <w:color w:val="0070C0"/>
        </w:rPr>
        <w:t>technologies</w:t>
      </w:r>
      <w:r w:rsidR="00212CCB" w:rsidRPr="008C5203">
        <w:rPr>
          <w:rFonts w:ascii="Arial" w:hAnsi="Arial" w:cs="Arial"/>
        </w:rPr>
        <w:t xml:space="preserve"> </w:t>
      </w:r>
      <w:r w:rsidR="00DC2762" w:rsidRPr="008C5203">
        <w:rPr>
          <w:rFonts w:ascii="Arial" w:hAnsi="Arial" w:cs="Arial" w:hint="eastAsia"/>
        </w:rPr>
        <w:t xml:space="preserve">such as industrial load shifting, </w:t>
      </w:r>
      <w:r w:rsidR="001B1628" w:rsidRPr="008C5203">
        <w:rPr>
          <w:rFonts w:ascii="Arial" w:hAnsi="Arial" w:cs="Arial"/>
        </w:rPr>
        <w:t>smart home energy management</w:t>
      </w:r>
      <w:r w:rsidR="00DC2762" w:rsidRPr="008C5203">
        <w:rPr>
          <w:rFonts w:ascii="Arial" w:hAnsi="Arial" w:cs="Arial" w:hint="eastAsia"/>
        </w:rPr>
        <w:t>, and vehicle-to-grid</w:t>
      </w:r>
      <w:r w:rsidR="001B1628" w:rsidRPr="008C5203">
        <w:rPr>
          <w:rFonts w:ascii="Arial" w:hAnsi="Arial" w:cs="Arial" w:hint="eastAsia"/>
        </w:rPr>
        <w:t xml:space="preserve"> (V2G)</w:t>
      </w:r>
      <w:r w:rsidR="00DC2762" w:rsidRPr="008C5203">
        <w:rPr>
          <w:rFonts w:ascii="Arial" w:hAnsi="Arial" w:cs="Arial" w:hint="eastAsia"/>
        </w:rPr>
        <w:t xml:space="preserve"> integration; </w:t>
      </w:r>
      <w:r w:rsidR="00DC2762" w:rsidRPr="00C8439D">
        <w:rPr>
          <w:rFonts w:ascii="Arial" w:hAnsi="Arial" w:cs="Arial" w:hint="eastAsia"/>
        </w:rPr>
        <w:t xml:space="preserve">and </w:t>
      </w:r>
      <w:r w:rsidR="00C8439D" w:rsidRPr="00C8439D">
        <w:rPr>
          <w:rFonts w:ascii="Arial" w:hAnsi="Arial" w:cs="Arial" w:hint="eastAsia"/>
          <w:color w:val="7030A0"/>
        </w:rPr>
        <w:t>multi</w:t>
      </w:r>
      <w:r w:rsidR="00C8439D" w:rsidRPr="00C8439D">
        <w:rPr>
          <w:rFonts w:ascii="Arial" w:hAnsi="Arial" w:cs="Arial"/>
          <w:color w:val="7030A0"/>
        </w:rPr>
        <w:t>-vector technologies</w:t>
      </w:r>
      <w:r w:rsidR="00C8439D" w:rsidRPr="00C8439D">
        <w:rPr>
          <w:rFonts w:ascii="Arial" w:hAnsi="Arial" w:cs="Arial" w:hint="eastAsia"/>
          <w:color w:val="000000" w:themeColor="text1"/>
        </w:rPr>
        <w:t xml:space="preserve"> </w:t>
      </w:r>
      <w:r w:rsidR="00DC2762" w:rsidRPr="00C8439D">
        <w:rPr>
          <w:rFonts w:ascii="Arial" w:hAnsi="Arial" w:cs="Arial" w:hint="eastAsia"/>
        </w:rPr>
        <w:t>such</w:t>
      </w:r>
      <w:r w:rsidR="00DC2762" w:rsidRPr="008C5203">
        <w:rPr>
          <w:rFonts w:ascii="Arial" w:hAnsi="Arial" w:cs="Arial" w:hint="eastAsia"/>
        </w:rPr>
        <w:t xml:space="preserve"> as power-to-gas</w:t>
      </w:r>
      <w:r w:rsidR="008669B9" w:rsidRPr="008C5203">
        <w:rPr>
          <w:rFonts w:ascii="Arial" w:hAnsi="Arial" w:cs="Arial" w:hint="eastAsia"/>
        </w:rPr>
        <w:t xml:space="preserve"> and </w:t>
      </w:r>
      <w:r w:rsidR="008669B9" w:rsidRPr="008C5203">
        <w:rPr>
          <w:rFonts w:ascii="Arial" w:hAnsi="Arial" w:cs="Arial"/>
        </w:rPr>
        <w:t>electrified heat integration</w:t>
      </w:r>
      <w:r w:rsidR="00DC2762" w:rsidRPr="008C5203">
        <w:rPr>
          <w:rFonts w:ascii="Arial" w:hAnsi="Arial" w:cs="Arial" w:hint="eastAsia"/>
        </w:rPr>
        <w:t>.</w:t>
      </w:r>
      <w:r w:rsidR="00CF3D19" w:rsidRPr="008C5203">
        <w:rPr>
          <w:rFonts w:ascii="Arial" w:hAnsi="Arial" w:cs="Arial" w:hint="eastAsia"/>
        </w:rPr>
        <w:t xml:space="preserve"> Increasingly,</w:t>
      </w:r>
      <w:r w:rsidR="00DC2762" w:rsidRPr="008C5203">
        <w:rPr>
          <w:rFonts w:ascii="Arial" w:hAnsi="Arial" w:cs="Arial" w:hint="eastAsia"/>
        </w:rPr>
        <w:t xml:space="preserve"> </w:t>
      </w:r>
      <w:r w:rsidR="00CF3D19" w:rsidRPr="000D755C">
        <w:rPr>
          <w:rFonts w:ascii="Arial" w:hAnsi="Arial" w:cs="Arial" w:hint="eastAsia"/>
          <w:color w:val="EE0000"/>
        </w:rPr>
        <w:t>d</w:t>
      </w:r>
      <w:r w:rsidR="00DC2762" w:rsidRPr="000D755C">
        <w:rPr>
          <w:rFonts w:ascii="Arial" w:hAnsi="Arial" w:cs="Arial" w:hint="eastAsia"/>
          <w:color w:val="EE0000"/>
        </w:rPr>
        <w:t xml:space="preserve">igital </w:t>
      </w:r>
      <w:r w:rsidR="001E7F09" w:rsidRPr="000D755C">
        <w:rPr>
          <w:rFonts w:ascii="Arial" w:hAnsi="Arial" w:cs="Arial" w:hint="eastAsia"/>
          <w:color w:val="EE0000"/>
        </w:rPr>
        <w:t>innovations</w:t>
      </w:r>
      <w:r w:rsidR="001E7F09">
        <w:rPr>
          <w:rFonts w:ascii="Arial" w:hAnsi="Arial" w:cs="Arial" w:hint="eastAsia"/>
        </w:rPr>
        <w:t xml:space="preserve"> </w:t>
      </w:r>
      <w:r w:rsidR="008B51C3" w:rsidRPr="008C5203">
        <w:rPr>
          <w:rFonts w:ascii="Arial" w:hAnsi="Arial" w:cs="Arial"/>
        </w:rPr>
        <w:t>–</w:t>
      </w:r>
      <w:r w:rsidR="008B51C3" w:rsidRPr="008C5203">
        <w:rPr>
          <w:rFonts w:ascii="Arial" w:hAnsi="Arial" w:cs="Arial" w:hint="eastAsia"/>
        </w:rPr>
        <w:t xml:space="preserve"> </w:t>
      </w:r>
      <w:r w:rsidR="001E7F09">
        <w:rPr>
          <w:rFonts w:ascii="Arial" w:hAnsi="Arial" w:cs="Arial" w:hint="eastAsia"/>
        </w:rPr>
        <w:t>such as</w:t>
      </w:r>
      <w:r w:rsidR="00212CCB" w:rsidRPr="008C5203">
        <w:rPr>
          <w:rFonts w:ascii="Arial" w:hAnsi="Arial" w:cs="Arial"/>
        </w:rPr>
        <w:t xml:space="preserve"> </w:t>
      </w:r>
      <w:r w:rsidR="008669B9" w:rsidRPr="008C5203">
        <w:rPr>
          <w:rFonts w:ascii="Arial" w:hAnsi="Arial" w:cs="Arial"/>
        </w:rPr>
        <w:t xml:space="preserve">real-time </w:t>
      </w:r>
      <w:r w:rsidR="00DC2762" w:rsidRPr="008C5203">
        <w:rPr>
          <w:rFonts w:ascii="Arial" w:hAnsi="Arial" w:cs="Arial" w:hint="eastAsia"/>
        </w:rPr>
        <w:t>sens</w:t>
      </w:r>
      <w:r w:rsidR="005C6062">
        <w:rPr>
          <w:rFonts w:ascii="Arial" w:hAnsi="Arial" w:cs="Arial" w:hint="eastAsia"/>
        </w:rPr>
        <w:t>ing</w:t>
      </w:r>
      <w:r w:rsidR="00DC2762" w:rsidRPr="008C5203">
        <w:rPr>
          <w:rFonts w:ascii="Arial" w:hAnsi="Arial" w:cs="Arial" w:hint="eastAsia"/>
        </w:rPr>
        <w:t xml:space="preserve">, </w:t>
      </w:r>
      <w:r w:rsidR="008669B9" w:rsidRPr="008C5203">
        <w:rPr>
          <w:rFonts w:ascii="Arial" w:hAnsi="Arial" w:cs="Arial" w:hint="eastAsia"/>
        </w:rPr>
        <w:t>AI-</w:t>
      </w:r>
      <w:r w:rsidR="0009673F" w:rsidRPr="008C5203">
        <w:rPr>
          <w:rFonts w:ascii="Arial" w:hAnsi="Arial" w:cs="Arial" w:hint="eastAsia"/>
        </w:rPr>
        <w:t>based forecasting</w:t>
      </w:r>
      <w:r w:rsidR="00244323" w:rsidRPr="008C5203">
        <w:rPr>
          <w:rFonts w:ascii="Arial" w:hAnsi="Arial" w:cs="Arial" w:hint="eastAsia"/>
        </w:rPr>
        <w:t>,</w:t>
      </w:r>
      <w:r w:rsidR="0009673F" w:rsidRPr="008C5203">
        <w:rPr>
          <w:rFonts w:ascii="Arial" w:hAnsi="Arial" w:cs="Arial" w:hint="eastAsia"/>
        </w:rPr>
        <w:t xml:space="preserve"> and </w:t>
      </w:r>
      <w:r w:rsidR="00DC2762" w:rsidRPr="008C5203">
        <w:rPr>
          <w:rFonts w:ascii="Arial" w:hAnsi="Arial" w:cs="Arial" w:hint="eastAsia"/>
        </w:rPr>
        <w:t>automat</w:t>
      </w:r>
      <w:r w:rsidR="0009673F" w:rsidRPr="008C5203">
        <w:rPr>
          <w:rFonts w:ascii="Arial" w:hAnsi="Arial" w:cs="Arial" w:hint="eastAsia"/>
        </w:rPr>
        <w:t>ed control</w:t>
      </w:r>
      <w:r w:rsidR="00244323" w:rsidRPr="008C5203">
        <w:rPr>
          <w:rFonts w:ascii="Arial" w:hAnsi="Arial" w:cs="Arial" w:hint="eastAsia"/>
        </w:rPr>
        <w:t xml:space="preserve"> platforms</w:t>
      </w:r>
      <w:r w:rsidR="00DC2762" w:rsidRPr="008C5203">
        <w:rPr>
          <w:rFonts w:ascii="Arial" w:hAnsi="Arial" w:cs="Arial" w:hint="eastAsia"/>
        </w:rPr>
        <w:t xml:space="preserve"> </w:t>
      </w:r>
      <w:r w:rsidR="008B51C3" w:rsidRPr="008C5203">
        <w:rPr>
          <w:rFonts w:ascii="Arial" w:hAnsi="Arial" w:cs="Arial"/>
        </w:rPr>
        <w:t>–</w:t>
      </w:r>
      <w:r w:rsidR="008B51C3" w:rsidRPr="008C5203">
        <w:rPr>
          <w:rFonts w:ascii="Arial" w:hAnsi="Arial" w:cs="Arial" w:hint="eastAsia"/>
        </w:rPr>
        <w:t xml:space="preserve"> </w:t>
      </w:r>
      <w:r w:rsidR="00244323" w:rsidRPr="008C5203">
        <w:rPr>
          <w:rFonts w:ascii="Arial" w:hAnsi="Arial" w:cs="Arial"/>
        </w:rPr>
        <w:t xml:space="preserve">are enabling responsive, decentralized flexibility, particularly from distributed </w:t>
      </w:r>
      <w:r w:rsidR="00D10498">
        <w:rPr>
          <w:rFonts w:ascii="Arial" w:hAnsi="Arial" w:cs="Arial" w:hint="eastAsia"/>
        </w:rPr>
        <w:t>energy resources (DERs)</w:t>
      </w:r>
      <w:r w:rsidR="00244323" w:rsidRPr="008C5203">
        <w:rPr>
          <w:rFonts w:ascii="Arial" w:hAnsi="Arial" w:cs="Arial" w:hint="eastAsia"/>
        </w:rPr>
        <w:t>.</w:t>
      </w:r>
      <w:r w:rsidR="00B47C51" w:rsidRPr="008C5203">
        <w:rPr>
          <w:rFonts w:ascii="Arial" w:hAnsi="Arial" w:cs="Arial" w:hint="eastAsia"/>
        </w:rPr>
        <w:t xml:space="preserve"> </w:t>
      </w:r>
      <w:r w:rsidR="00B47C51" w:rsidRPr="008C5203">
        <w:rPr>
          <w:rFonts w:ascii="Arial" w:hAnsi="Arial" w:cs="Arial"/>
        </w:rPr>
        <w:t xml:space="preserve">Yet the provision of </w:t>
      </w:r>
      <w:r w:rsidR="00B47C51" w:rsidRPr="00F76112">
        <w:rPr>
          <w:rFonts w:ascii="Arial" w:hAnsi="Arial" w:cs="Arial"/>
          <w:color w:val="000000" w:themeColor="text1"/>
        </w:rPr>
        <w:t>flexibility is not purely a technical matter</w:t>
      </w:r>
      <w:r w:rsidR="00F76112" w:rsidRPr="00F76112">
        <w:rPr>
          <w:rFonts w:ascii="Arial" w:hAnsi="Arial" w:cs="Arial" w:hint="eastAsia"/>
          <w:color w:val="000000" w:themeColor="text1"/>
        </w:rPr>
        <w:t>,</w:t>
      </w:r>
      <w:r w:rsidR="00B47C51" w:rsidRPr="008C5203">
        <w:rPr>
          <w:rFonts w:ascii="Arial" w:hAnsi="Arial" w:cs="Arial" w:hint="eastAsia"/>
        </w:rPr>
        <w:t xml:space="preserve"> </w:t>
      </w:r>
      <w:r w:rsidR="00F76112">
        <w:rPr>
          <w:rFonts w:ascii="Arial" w:hAnsi="Arial" w:cs="Arial" w:hint="eastAsia"/>
          <w:color w:val="EE0000"/>
        </w:rPr>
        <w:t>m</w:t>
      </w:r>
      <w:r w:rsidR="00B47C51" w:rsidRPr="000D755C">
        <w:rPr>
          <w:rFonts w:ascii="Arial" w:hAnsi="Arial" w:cs="Arial" w:hint="eastAsia"/>
          <w:color w:val="EE0000"/>
        </w:rPr>
        <w:t xml:space="preserve">arket design and regulatory </w:t>
      </w:r>
      <w:r w:rsidR="00561850" w:rsidRPr="000D755C">
        <w:rPr>
          <w:rFonts w:ascii="Arial" w:hAnsi="Arial" w:cs="Arial" w:hint="eastAsia"/>
          <w:color w:val="EE0000"/>
        </w:rPr>
        <w:t>frameworks</w:t>
      </w:r>
      <w:r w:rsidR="00B47C51" w:rsidRPr="008C5203">
        <w:rPr>
          <w:rFonts w:ascii="Arial" w:hAnsi="Arial" w:cs="Arial" w:hint="eastAsia"/>
        </w:rPr>
        <w:t xml:space="preserve"> must also evolve to </w:t>
      </w:r>
      <w:r w:rsidR="006B63EA" w:rsidRPr="006B63EA">
        <w:rPr>
          <w:rFonts w:ascii="Arial" w:hAnsi="Arial" w:cs="Arial" w:hint="eastAsia"/>
        </w:rPr>
        <w:t>appropriately</w:t>
      </w:r>
      <w:r w:rsidR="006B63EA">
        <w:rPr>
          <w:rFonts w:ascii="Arial" w:hAnsi="Arial" w:cs="Arial" w:hint="eastAsia"/>
        </w:rPr>
        <w:t xml:space="preserve"> </w:t>
      </w:r>
      <w:r w:rsidR="00B47C51" w:rsidRPr="008C5203">
        <w:rPr>
          <w:rFonts w:ascii="Arial" w:hAnsi="Arial" w:cs="Arial" w:hint="eastAsia"/>
        </w:rPr>
        <w:t xml:space="preserve">recognize, </w:t>
      </w:r>
      <w:ins w:id="98" w:author="Cuo Zhang" w:date="2025-08-26T15:58:00Z" w16du:dateUtc="2025-08-26T05:58:00Z">
        <w:r w:rsidR="00CA5FAF">
          <w:rPr>
            <w:rFonts w:ascii="Arial" w:hAnsi="Arial" w:cs="Arial" w:hint="eastAsia"/>
          </w:rPr>
          <w:t>e</w:t>
        </w:r>
      </w:ins>
      <w:r w:rsidR="00B47C51" w:rsidRPr="008C5203">
        <w:rPr>
          <w:rFonts w:ascii="Arial" w:hAnsi="Arial" w:cs="Arial" w:hint="eastAsia"/>
        </w:rPr>
        <w:t>valu</w:t>
      </w:r>
      <w:ins w:id="99" w:author="Cuo Zhang" w:date="2025-08-26T15:58:00Z" w16du:dateUtc="2025-08-26T05:58:00Z">
        <w:r w:rsidR="00CA5FAF">
          <w:rPr>
            <w:rFonts w:ascii="Arial" w:hAnsi="Arial" w:cs="Arial" w:hint="eastAsia"/>
          </w:rPr>
          <w:t>ate</w:t>
        </w:r>
      </w:ins>
      <w:del w:id="100" w:author="Cuo Zhang" w:date="2025-08-26T15:58:00Z" w16du:dateUtc="2025-08-26T05:58:00Z">
        <w:r w:rsidR="00B47C51" w:rsidRPr="008C5203" w:rsidDel="00CA5FAF">
          <w:rPr>
            <w:rFonts w:ascii="Arial" w:hAnsi="Arial" w:cs="Arial" w:hint="eastAsia"/>
          </w:rPr>
          <w:delText>e</w:delText>
        </w:r>
      </w:del>
      <w:r w:rsidR="00B47C51" w:rsidRPr="008C5203">
        <w:rPr>
          <w:rFonts w:ascii="Arial" w:hAnsi="Arial" w:cs="Arial" w:hint="eastAsia"/>
        </w:rPr>
        <w:t>, and incentivize flexibility services</w:t>
      </w:r>
      <w:r w:rsidR="00561850" w:rsidRPr="008C5203">
        <w:rPr>
          <w:rFonts w:ascii="Arial" w:hAnsi="Arial" w:cs="Arial" w:hint="eastAsia"/>
        </w:rPr>
        <w:t xml:space="preserve">, </w:t>
      </w:r>
      <w:r w:rsidR="006B63EA">
        <w:rPr>
          <w:rFonts w:ascii="Arial" w:hAnsi="Arial" w:cs="Arial" w:hint="eastAsia"/>
        </w:rPr>
        <w:t>particularly</w:t>
      </w:r>
      <w:r w:rsidR="00B47C51" w:rsidRPr="008C5203">
        <w:rPr>
          <w:rFonts w:ascii="Arial" w:hAnsi="Arial" w:cs="Arial" w:hint="eastAsia"/>
        </w:rPr>
        <w:t xml:space="preserve"> where they </w:t>
      </w:r>
      <w:r w:rsidR="006C5710">
        <w:rPr>
          <w:rFonts w:ascii="Arial" w:hAnsi="Arial" w:cs="Arial" w:hint="eastAsia"/>
        </w:rPr>
        <w:t xml:space="preserve">can </w:t>
      </w:r>
      <w:r w:rsidR="00B47C51" w:rsidRPr="00BA3214">
        <w:rPr>
          <w:rFonts w:ascii="Arial" w:hAnsi="Arial" w:cs="Arial" w:hint="eastAsia"/>
          <w:highlight w:val="cyan"/>
        </w:rPr>
        <w:t>compete with or defer conventional network</w:t>
      </w:r>
      <w:r w:rsidR="00097E42" w:rsidRPr="00BA3214">
        <w:rPr>
          <w:rFonts w:ascii="Arial" w:hAnsi="Arial" w:cs="Arial" w:hint="eastAsia"/>
          <w:highlight w:val="cyan"/>
        </w:rPr>
        <w:t xml:space="preserve"> </w:t>
      </w:r>
      <w:r w:rsidR="00C87085" w:rsidRPr="00BA3214">
        <w:rPr>
          <w:rFonts w:ascii="Arial" w:hAnsi="Arial" w:cs="Arial"/>
          <w:highlight w:val="cyan"/>
        </w:rPr>
        <w:t>infrastructure</w:t>
      </w:r>
      <w:r w:rsidR="00C87085" w:rsidRPr="00BA3214">
        <w:rPr>
          <w:rFonts w:ascii="Arial" w:hAnsi="Arial" w:cs="Arial" w:hint="eastAsia"/>
          <w:highlight w:val="cyan"/>
        </w:rPr>
        <w:t xml:space="preserve"> </w:t>
      </w:r>
      <w:r w:rsidR="00B47C51" w:rsidRPr="00BA3214">
        <w:rPr>
          <w:rFonts w:ascii="Arial" w:hAnsi="Arial" w:cs="Arial" w:hint="eastAsia"/>
          <w:highlight w:val="cyan"/>
        </w:rPr>
        <w:t>investments</w:t>
      </w:r>
      <w:r w:rsidR="00B47C51" w:rsidRPr="008C5203">
        <w:rPr>
          <w:rFonts w:ascii="Arial" w:hAnsi="Arial" w:cs="Arial" w:hint="eastAsia"/>
        </w:rPr>
        <w:t>.</w:t>
      </w:r>
      <w:r w:rsidR="00244323" w:rsidRPr="00DC2762">
        <w:rPr>
          <w:rFonts w:ascii="Arial" w:hAnsi="Arial" w:cs="Arial" w:hint="eastAsia"/>
        </w:rPr>
        <w:t xml:space="preserve"> </w:t>
      </w:r>
    </w:p>
    <w:p w14:paraId="3C6FB39D" w14:textId="4300F8EB" w:rsidR="00CD79AE" w:rsidRDefault="00DC2762" w:rsidP="00D20822">
      <w:pPr>
        <w:jc w:val="left"/>
        <w:rPr>
          <w:rFonts w:ascii="Arial" w:hAnsi="Arial" w:cs="Arial"/>
        </w:rPr>
      </w:pPr>
      <w:r w:rsidRPr="00807E85">
        <w:rPr>
          <w:rFonts w:ascii="Arial" w:hAnsi="Arial" w:cs="Arial" w:hint="eastAsia"/>
        </w:rPr>
        <w:t xml:space="preserve">In this Review, we </w:t>
      </w:r>
      <w:r w:rsidR="000F2F05">
        <w:rPr>
          <w:rFonts w:ascii="Arial" w:hAnsi="Arial" w:cs="Arial" w:hint="eastAsia"/>
        </w:rPr>
        <w:t>begin by iden</w:t>
      </w:r>
      <w:r w:rsidR="00E63240">
        <w:rPr>
          <w:rFonts w:ascii="Arial" w:hAnsi="Arial" w:cs="Arial" w:hint="eastAsia"/>
        </w:rPr>
        <w:t xml:space="preserve">tifying the flexibility needs </w:t>
      </w:r>
      <w:r w:rsidR="00A945AA">
        <w:rPr>
          <w:rFonts w:ascii="Arial" w:hAnsi="Arial" w:cs="Arial" w:hint="eastAsia"/>
        </w:rPr>
        <w:t>of</w:t>
      </w:r>
      <w:r w:rsidR="00E63240">
        <w:rPr>
          <w:rFonts w:ascii="Arial" w:hAnsi="Arial" w:cs="Arial" w:hint="eastAsia"/>
        </w:rPr>
        <w:t xml:space="preserve"> clean energy systems</w:t>
      </w:r>
      <w:r w:rsidR="00682CB1">
        <w:rPr>
          <w:rFonts w:ascii="Arial" w:hAnsi="Arial" w:cs="Arial" w:hint="eastAsia"/>
        </w:rPr>
        <w:t xml:space="preserve">, </w:t>
      </w:r>
      <w:r w:rsidR="00A945AA">
        <w:rPr>
          <w:rFonts w:ascii="Arial" w:hAnsi="Arial" w:cs="Arial" w:hint="eastAsia"/>
        </w:rPr>
        <w:t>followed by</w:t>
      </w:r>
      <w:r w:rsidR="00DD7781" w:rsidRPr="00625163">
        <w:rPr>
          <w:rFonts w:ascii="Arial" w:hAnsi="Arial" w:cs="Arial"/>
        </w:rPr>
        <w:t xml:space="preserve"> a comprehensive </w:t>
      </w:r>
      <w:r w:rsidR="00BA2B0A">
        <w:rPr>
          <w:rFonts w:ascii="Arial" w:hAnsi="Arial" w:cs="Arial" w:hint="eastAsia"/>
        </w:rPr>
        <w:t>discussion</w:t>
      </w:r>
      <w:r w:rsidR="00DD7781" w:rsidRPr="00625163">
        <w:rPr>
          <w:rFonts w:ascii="Arial" w:hAnsi="Arial" w:cs="Arial"/>
        </w:rPr>
        <w:t xml:space="preserve"> </w:t>
      </w:r>
      <w:r w:rsidR="00E939DC">
        <w:rPr>
          <w:rFonts w:ascii="Arial" w:hAnsi="Arial" w:cs="Arial" w:hint="eastAsia"/>
        </w:rPr>
        <w:t>of</w:t>
      </w:r>
      <w:r w:rsidRPr="00807E85">
        <w:rPr>
          <w:rFonts w:ascii="Arial" w:hAnsi="Arial" w:cs="Arial" w:hint="eastAsia"/>
        </w:rPr>
        <w:t xml:space="preserve"> </w:t>
      </w:r>
      <w:r w:rsidR="00DD7781">
        <w:rPr>
          <w:rFonts w:ascii="Arial" w:hAnsi="Arial" w:cs="Arial" w:hint="eastAsia"/>
        </w:rPr>
        <w:t xml:space="preserve">the </w:t>
      </w:r>
      <w:r w:rsidRPr="00807E85">
        <w:rPr>
          <w:rFonts w:ascii="Arial" w:hAnsi="Arial" w:cs="Arial" w:hint="eastAsia"/>
        </w:rPr>
        <w:t xml:space="preserve">technologies and </w:t>
      </w:r>
      <w:ins w:id="101" w:author="Cuo Zhang" w:date="2025-08-26T15:59:00Z" w16du:dateUtc="2025-08-26T05:59:00Z">
        <w:r w:rsidR="00CA5FAF">
          <w:rPr>
            <w:rFonts w:ascii="Arial" w:hAnsi="Arial" w:cs="Arial" w:hint="eastAsia"/>
          </w:rPr>
          <w:t xml:space="preserve">associated operation </w:t>
        </w:r>
      </w:ins>
      <w:r w:rsidRPr="00807E85">
        <w:rPr>
          <w:rFonts w:ascii="Arial" w:hAnsi="Arial" w:cs="Arial" w:hint="eastAsia"/>
        </w:rPr>
        <w:t xml:space="preserve">strategies </w:t>
      </w:r>
      <w:r w:rsidR="00196182" w:rsidRPr="00807E85">
        <w:rPr>
          <w:rFonts w:ascii="Arial" w:hAnsi="Arial" w:cs="Arial"/>
        </w:rPr>
        <w:t xml:space="preserve">that </w:t>
      </w:r>
      <w:r w:rsidR="005169D7">
        <w:rPr>
          <w:rFonts w:ascii="Arial" w:hAnsi="Arial" w:cs="Arial" w:hint="eastAsia"/>
        </w:rPr>
        <w:t xml:space="preserve">enable </w:t>
      </w:r>
      <w:r w:rsidR="00E939DC">
        <w:rPr>
          <w:rFonts w:ascii="Arial" w:hAnsi="Arial" w:cs="Arial" w:hint="eastAsia"/>
        </w:rPr>
        <w:t>their effective delivery</w:t>
      </w:r>
      <w:r w:rsidRPr="00807E85">
        <w:rPr>
          <w:rFonts w:ascii="Arial" w:hAnsi="Arial" w:cs="Arial" w:hint="eastAsia"/>
        </w:rPr>
        <w:t xml:space="preserve">. </w:t>
      </w:r>
      <w:r w:rsidR="004E7B09" w:rsidRPr="00CD79AE">
        <w:rPr>
          <w:rFonts w:ascii="Arial" w:hAnsi="Arial" w:cs="Arial"/>
        </w:rPr>
        <w:t>Our analysis is organized around three core domains</w:t>
      </w:r>
      <w:r w:rsidR="00E73A04" w:rsidRPr="00807E85">
        <w:rPr>
          <w:rFonts w:ascii="Arial" w:hAnsi="Arial" w:cs="Arial" w:hint="eastAsia"/>
        </w:rPr>
        <w:t>:</w:t>
      </w:r>
      <w:r w:rsidR="00477DA1">
        <w:rPr>
          <w:rFonts w:ascii="Arial" w:hAnsi="Arial" w:cs="Arial" w:hint="eastAsia"/>
        </w:rPr>
        <w:t xml:space="preserve"> </w:t>
      </w:r>
      <w:r w:rsidR="00477DA1" w:rsidRPr="00D6640E">
        <w:rPr>
          <w:rFonts w:ascii="Arial" w:hAnsi="Arial" w:cs="Arial"/>
          <w:color w:val="C00000"/>
        </w:rPr>
        <w:t>supply-side resources</w:t>
      </w:r>
      <w:r w:rsidR="00477DA1" w:rsidRPr="00D6640E">
        <w:rPr>
          <w:rFonts w:ascii="Arial" w:hAnsi="Arial" w:cs="Arial"/>
          <w:color w:val="000000" w:themeColor="text1"/>
        </w:rPr>
        <w:t xml:space="preserve">, </w:t>
      </w:r>
      <w:r w:rsidR="00477DA1" w:rsidRPr="00D6640E">
        <w:rPr>
          <w:rFonts w:ascii="Arial" w:hAnsi="Arial" w:cs="Arial"/>
          <w:color w:val="0070C0"/>
        </w:rPr>
        <w:t>demand-side enablers</w:t>
      </w:r>
      <w:r w:rsidR="00477DA1" w:rsidRPr="00D6640E">
        <w:rPr>
          <w:rFonts w:ascii="Arial" w:hAnsi="Arial" w:cs="Arial"/>
          <w:color w:val="000000" w:themeColor="text1"/>
        </w:rPr>
        <w:t xml:space="preserve">, and </w:t>
      </w:r>
      <w:r w:rsidR="00477DA1" w:rsidRPr="00D6640E">
        <w:rPr>
          <w:rFonts w:ascii="Arial" w:hAnsi="Arial" w:cs="Arial" w:hint="eastAsia"/>
          <w:color w:val="7030A0"/>
        </w:rPr>
        <w:t>multi</w:t>
      </w:r>
      <w:r w:rsidR="00477DA1" w:rsidRPr="00D6640E">
        <w:rPr>
          <w:rFonts w:ascii="Arial" w:hAnsi="Arial" w:cs="Arial"/>
          <w:color w:val="7030A0"/>
        </w:rPr>
        <w:t>-vector integration</w:t>
      </w:r>
      <w:r w:rsidR="00D6640E" w:rsidRPr="00D6640E">
        <w:rPr>
          <w:rFonts w:ascii="Arial" w:hAnsi="Arial" w:cs="Arial" w:hint="eastAsia"/>
          <w:color w:val="7030A0"/>
        </w:rPr>
        <w:t>.</w:t>
      </w:r>
      <w:r w:rsidR="00D6640E">
        <w:rPr>
          <w:rFonts w:ascii="Arial" w:hAnsi="Arial" w:cs="Arial" w:hint="eastAsia"/>
          <w:color w:val="7030A0"/>
        </w:rPr>
        <w:t xml:space="preserve"> </w:t>
      </w:r>
      <w:r w:rsidR="00004706" w:rsidRPr="00807E85">
        <w:rPr>
          <w:rFonts w:ascii="Arial" w:hAnsi="Arial" w:cs="Arial"/>
        </w:rPr>
        <w:t>Within this framework,</w:t>
      </w:r>
      <w:r w:rsidR="00004706" w:rsidRPr="00807E85">
        <w:rPr>
          <w:rFonts w:ascii="Arial" w:hAnsi="Arial" w:cs="Arial" w:hint="eastAsia"/>
        </w:rPr>
        <w:t xml:space="preserve"> we </w:t>
      </w:r>
      <w:r w:rsidR="005169D7" w:rsidRPr="00913359">
        <w:rPr>
          <w:rFonts w:ascii="Arial" w:hAnsi="Arial" w:cs="Arial" w:hint="eastAsia"/>
          <w:highlight w:val="darkCyan"/>
        </w:rPr>
        <w:t>assess</w:t>
      </w:r>
      <w:r w:rsidR="00004706" w:rsidRPr="00807E85">
        <w:rPr>
          <w:rFonts w:ascii="Arial" w:hAnsi="Arial" w:cs="Arial" w:hint="eastAsia"/>
        </w:rPr>
        <w:t xml:space="preserve"> the </w:t>
      </w:r>
      <w:ins w:id="102" w:author="Cuo Zhang" w:date="2025-08-26T16:01:00Z" w16du:dateUtc="2025-08-26T06:01:00Z">
        <w:r w:rsidR="00B56E76">
          <w:rPr>
            <w:rFonts w:ascii="Arial" w:hAnsi="Arial" w:cs="Arial"/>
          </w:rPr>
          <w:t>functionality</w:t>
        </w:r>
        <w:r w:rsidR="00B56E76">
          <w:rPr>
            <w:rFonts w:ascii="Arial" w:hAnsi="Arial" w:cs="Arial" w:hint="eastAsia"/>
          </w:rPr>
          <w:t xml:space="preserve"> and </w:t>
        </w:r>
      </w:ins>
      <w:r w:rsidR="00481A97" w:rsidRPr="00A21A0A">
        <w:rPr>
          <w:rFonts w:ascii="Arial" w:hAnsi="Arial" w:cs="Arial" w:hint="eastAsia"/>
          <w:color w:val="EE0000"/>
        </w:rPr>
        <w:t xml:space="preserve">technical </w:t>
      </w:r>
      <w:del w:id="103" w:author="Cuo Zhang" w:date="2025-08-26T16:01:00Z" w16du:dateUtc="2025-08-26T06:01:00Z">
        <w:r w:rsidR="001E2A8A" w:rsidDel="00B56E76">
          <w:rPr>
            <w:rFonts w:ascii="Arial" w:hAnsi="Arial" w:cs="Arial" w:hint="eastAsia"/>
            <w:color w:val="EE0000"/>
          </w:rPr>
          <w:delText>functions</w:delText>
        </w:r>
      </w:del>
      <w:ins w:id="104" w:author="Cuo Zhang" w:date="2025-08-26T16:01:00Z" w16du:dateUtc="2025-08-26T06:01:00Z">
        <w:r w:rsidR="00B56E76">
          <w:rPr>
            <w:rFonts w:ascii="Arial" w:hAnsi="Arial" w:cs="Arial" w:hint="eastAsia"/>
            <w:color w:val="EE0000"/>
          </w:rPr>
          <w:t>features</w:t>
        </w:r>
      </w:ins>
      <w:r w:rsidR="00A21A0A" w:rsidRPr="00A21A0A">
        <w:rPr>
          <w:rFonts w:ascii="Arial" w:hAnsi="Arial" w:cs="Arial" w:hint="eastAsia"/>
          <w:color w:val="EE0000"/>
        </w:rPr>
        <w:t>,</w:t>
      </w:r>
      <w:r w:rsidR="00004706" w:rsidRPr="00A21A0A">
        <w:rPr>
          <w:rFonts w:ascii="Arial" w:hAnsi="Arial" w:cs="Arial" w:hint="eastAsia"/>
          <w:color w:val="EE0000"/>
        </w:rPr>
        <w:t xml:space="preserve"> </w:t>
      </w:r>
      <w:r w:rsidR="00A21A0A" w:rsidRPr="00A21A0A">
        <w:rPr>
          <w:rFonts w:ascii="Arial" w:hAnsi="Arial" w:cs="Arial" w:hint="eastAsia"/>
          <w:color w:val="EE0000"/>
        </w:rPr>
        <w:t xml:space="preserve">system-level </w:t>
      </w:r>
      <w:r w:rsidR="00A21A0A" w:rsidRPr="008D7467">
        <w:rPr>
          <w:rFonts w:ascii="Arial" w:hAnsi="Arial" w:cs="Arial" w:hint="eastAsia"/>
          <w:color w:val="EE0000"/>
        </w:rPr>
        <w:t>contributions, and value propositions</w:t>
      </w:r>
      <w:r w:rsidR="00A21A0A">
        <w:rPr>
          <w:rFonts w:ascii="Arial" w:hAnsi="Arial" w:cs="Arial" w:hint="eastAsia"/>
        </w:rPr>
        <w:t xml:space="preserve"> </w:t>
      </w:r>
      <w:r w:rsidR="00004706" w:rsidRPr="00807E85">
        <w:rPr>
          <w:rFonts w:ascii="Arial" w:hAnsi="Arial" w:cs="Arial" w:hint="eastAsia"/>
        </w:rPr>
        <w:t>of</w:t>
      </w:r>
      <w:r w:rsidR="00004706">
        <w:rPr>
          <w:rFonts w:ascii="Arial" w:hAnsi="Arial" w:cs="Arial" w:hint="eastAsia"/>
        </w:rPr>
        <w:t xml:space="preserve"> each flexibility technology.</w:t>
      </w:r>
      <w:r w:rsidR="00C56C6D">
        <w:rPr>
          <w:rFonts w:ascii="Arial" w:hAnsi="Arial" w:cs="Arial" w:hint="eastAsia"/>
        </w:rPr>
        <w:t xml:space="preserve"> </w:t>
      </w:r>
      <w:r w:rsidR="005305F7" w:rsidRPr="005305F7">
        <w:rPr>
          <w:rFonts w:ascii="Arial" w:hAnsi="Arial" w:cs="Arial"/>
        </w:rPr>
        <w:t xml:space="preserve">We also </w:t>
      </w:r>
      <w:r w:rsidR="00E114C6" w:rsidRPr="00E114C6">
        <w:rPr>
          <w:rFonts w:ascii="Arial" w:hAnsi="Arial" w:cs="Arial"/>
          <w:highlight w:val="darkCyan"/>
        </w:rPr>
        <w:t>evaluate</w:t>
      </w:r>
      <w:r w:rsidR="00E114C6" w:rsidRPr="00CD79AE">
        <w:rPr>
          <w:rFonts w:ascii="Arial" w:hAnsi="Arial" w:cs="Arial"/>
        </w:rPr>
        <w:t xml:space="preserve"> </w:t>
      </w:r>
      <w:r w:rsidR="005305F7" w:rsidRPr="005305F7">
        <w:rPr>
          <w:rFonts w:ascii="Arial" w:hAnsi="Arial" w:cs="Arial"/>
        </w:rPr>
        <w:t xml:space="preserve">their </w:t>
      </w:r>
      <w:r w:rsidR="005305F7" w:rsidRPr="00BE2731">
        <w:rPr>
          <w:rFonts w:ascii="Arial" w:hAnsi="Arial" w:cs="Arial"/>
          <w:color w:val="00B050"/>
        </w:rPr>
        <w:t>current global deployment status</w:t>
      </w:r>
      <w:r w:rsidR="005305F7" w:rsidRPr="005305F7">
        <w:rPr>
          <w:rFonts w:ascii="Arial" w:hAnsi="Arial" w:cs="Arial"/>
        </w:rPr>
        <w:t xml:space="preserve"> and </w:t>
      </w:r>
      <w:r w:rsidR="00E114C6" w:rsidRPr="00E114C6">
        <w:rPr>
          <w:rFonts w:ascii="Arial" w:hAnsi="Arial" w:cs="Arial"/>
          <w:highlight w:val="darkCyan"/>
        </w:rPr>
        <w:t>highlight</w:t>
      </w:r>
      <w:r w:rsidR="00E114C6" w:rsidRPr="00CD79AE">
        <w:rPr>
          <w:rFonts w:ascii="Arial" w:hAnsi="Arial" w:cs="Arial"/>
        </w:rPr>
        <w:t xml:space="preserve"> </w:t>
      </w:r>
      <w:r w:rsidR="005305F7" w:rsidRPr="00C56C6D">
        <w:rPr>
          <w:rFonts w:ascii="Arial" w:hAnsi="Arial" w:cs="Arial"/>
          <w:color w:val="00B050"/>
        </w:rPr>
        <w:t xml:space="preserve">key </w:t>
      </w:r>
      <w:ins w:id="105" w:author="Cuo Zhang" w:date="2025-08-26T16:00:00Z" w16du:dateUtc="2025-08-26T06:00:00Z">
        <w:r w:rsidR="00B56E76">
          <w:rPr>
            <w:rFonts w:ascii="Arial" w:hAnsi="Arial" w:cs="Arial" w:hint="eastAsia"/>
            <w:color w:val="00B050"/>
          </w:rPr>
          <w:t xml:space="preserve">technical and </w:t>
        </w:r>
      </w:ins>
      <w:ins w:id="106" w:author="Cuo Zhang" w:date="2025-08-26T16:01:00Z" w16du:dateUtc="2025-08-26T06:01:00Z">
        <w:r w:rsidR="00B56E76">
          <w:rPr>
            <w:rFonts w:ascii="Arial" w:hAnsi="Arial" w:cs="Arial"/>
            <w:color w:val="00B050"/>
          </w:rPr>
          <w:t>economic</w:t>
        </w:r>
        <w:r w:rsidR="00B56E76">
          <w:rPr>
            <w:rFonts w:ascii="Arial" w:hAnsi="Arial" w:cs="Arial" w:hint="eastAsia"/>
            <w:color w:val="00B050"/>
          </w:rPr>
          <w:t xml:space="preserve"> </w:t>
        </w:r>
      </w:ins>
      <w:r w:rsidR="005305F7" w:rsidRPr="00C56C6D">
        <w:rPr>
          <w:rFonts w:ascii="Arial" w:hAnsi="Arial" w:cs="Arial"/>
          <w:color w:val="00B050"/>
        </w:rPr>
        <w:t>barriers</w:t>
      </w:r>
      <w:r w:rsidR="005305F7" w:rsidRPr="005305F7">
        <w:rPr>
          <w:rFonts w:ascii="Arial" w:hAnsi="Arial" w:cs="Arial"/>
        </w:rPr>
        <w:t xml:space="preserve"> to broader adoption</w:t>
      </w:r>
      <w:r w:rsidR="00C56C6D">
        <w:rPr>
          <w:rFonts w:ascii="Arial" w:hAnsi="Arial" w:cs="Arial" w:hint="eastAsia"/>
        </w:rPr>
        <w:t xml:space="preserve">. </w:t>
      </w:r>
      <w:r w:rsidR="00E23EC9" w:rsidRPr="00807E85">
        <w:rPr>
          <w:rFonts w:ascii="Arial" w:hAnsi="Arial" w:cs="Arial"/>
        </w:rPr>
        <w:t xml:space="preserve">Building on this, we explore how </w:t>
      </w:r>
      <w:r w:rsidR="00E23EC9" w:rsidRPr="00B6689B">
        <w:rPr>
          <w:rFonts w:ascii="Arial" w:hAnsi="Arial" w:cs="Arial"/>
          <w:color w:val="00B050"/>
        </w:rPr>
        <w:t>market structures and regulatory frameworks</w:t>
      </w:r>
      <w:r w:rsidR="00E23EC9" w:rsidRPr="00807E85">
        <w:rPr>
          <w:rFonts w:ascii="Arial" w:hAnsi="Arial" w:cs="Arial"/>
        </w:rPr>
        <w:t xml:space="preserve"> must evolve to </w:t>
      </w:r>
      <w:r w:rsidR="006418D9" w:rsidRPr="006418D9">
        <w:rPr>
          <w:rFonts w:ascii="Arial" w:hAnsi="Arial" w:cs="Arial" w:hint="eastAsia"/>
        </w:rPr>
        <w:t>effectively</w:t>
      </w:r>
      <w:r w:rsidR="006418D9" w:rsidRPr="006418D9">
        <w:rPr>
          <w:rFonts w:ascii="Arial" w:hAnsi="Arial" w:cs="Arial"/>
        </w:rPr>
        <w:t xml:space="preserve"> </w:t>
      </w:r>
      <w:r w:rsidR="00FC5870" w:rsidRPr="00FC5870">
        <w:rPr>
          <w:rFonts w:ascii="Arial" w:hAnsi="Arial" w:cs="Arial"/>
        </w:rPr>
        <w:t>incentivize and scale</w:t>
      </w:r>
      <w:r w:rsidR="004319D9">
        <w:rPr>
          <w:rFonts w:ascii="Arial" w:hAnsi="Arial" w:cs="Arial" w:hint="eastAsia"/>
        </w:rPr>
        <w:t xml:space="preserve"> up</w:t>
      </w:r>
      <w:r w:rsidR="00FC5870" w:rsidRPr="00FC5870">
        <w:rPr>
          <w:rFonts w:ascii="Arial" w:hAnsi="Arial" w:cs="Arial"/>
        </w:rPr>
        <w:t xml:space="preserve"> flexibility investment</w:t>
      </w:r>
      <w:r w:rsidR="00E23EC9" w:rsidRPr="00807E85">
        <w:rPr>
          <w:rFonts w:ascii="Arial" w:hAnsi="Arial" w:cs="Arial"/>
        </w:rPr>
        <w:t xml:space="preserve"> in a </w:t>
      </w:r>
      <w:r w:rsidR="00E23EC9" w:rsidRPr="00913359">
        <w:rPr>
          <w:rFonts w:ascii="Arial" w:hAnsi="Arial" w:cs="Arial"/>
        </w:rPr>
        <w:t>cost-effective</w:t>
      </w:r>
      <w:r w:rsidR="002C39E3">
        <w:rPr>
          <w:rFonts w:ascii="Arial" w:hAnsi="Arial" w:cs="Arial" w:hint="eastAsia"/>
        </w:rPr>
        <w:t xml:space="preserve"> and </w:t>
      </w:r>
      <w:r w:rsidR="002C39E3" w:rsidRPr="004319D9">
        <w:rPr>
          <w:rFonts w:ascii="Arial" w:hAnsi="Arial" w:cs="Arial" w:hint="eastAsia"/>
          <w:highlight w:val="green"/>
        </w:rPr>
        <w:t>equitable</w:t>
      </w:r>
      <w:r w:rsidR="00E23EC9" w:rsidRPr="00807E85">
        <w:rPr>
          <w:rFonts w:ascii="Arial" w:hAnsi="Arial" w:cs="Arial"/>
        </w:rPr>
        <w:t xml:space="preserve"> manner</w:t>
      </w:r>
      <w:r w:rsidR="00E23EC9" w:rsidRPr="00807E85">
        <w:rPr>
          <w:rFonts w:ascii="Arial" w:hAnsi="Arial" w:cs="Arial" w:hint="eastAsia"/>
        </w:rPr>
        <w:t xml:space="preserve">. Finally, we </w:t>
      </w:r>
      <w:r w:rsidR="00B608E0" w:rsidRPr="00CD79AE">
        <w:rPr>
          <w:rFonts w:ascii="Arial" w:hAnsi="Arial" w:cs="Arial"/>
        </w:rPr>
        <w:t xml:space="preserve">emphasize </w:t>
      </w:r>
      <w:r w:rsidR="00E23EC9" w:rsidRPr="00807E85">
        <w:rPr>
          <w:rFonts w:ascii="Arial" w:hAnsi="Arial" w:cs="Arial" w:hint="eastAsia"/>
        </w:rPr>
        <w:t xml:space="preserve">the </w:t>
      </w:r>
      <w:r w:rsidR="00E23EC9" w:rsidRPr="00F96658">
        <w:rPr>
          <w:rFonts w:ascii="Arial" w:hAnsi="Arial" w:cs="Arial" w:hint="eastAsia"/>
          <w:color w:val="000000" w:themeColor="text1"/>
        </w:rPr>
        <w:t>systemic importance</w:t>
      </w:r>
      <w:r w:rsidR="00E23EC9" w:rsidRPr="00807E85">
        <w:rPr>
          <w:rFonts w:ascii="Arial" w:hAnsi="Arial" w:cs="Arial" w:hint="eastAsia"/>
        </w:rPr>
        <w:t xml:space="preserve"> of flexibility and </w:t>
      </w:r>
      <w:r w:rsidR="00B608E0" w:rsidRPr="00CD79AE">
        <w:rPr>
          <w:rFonts w:ascii="Arial" w:hAnsi="Arial" w:cs="Arial"/>
        </w:rPr>
        <w:t xml:space="preserve">advocate </w:t>
      </w:r>
      <w:r w:rsidR="00B608E0">
        <w:rPr>
          <w:rFonts w:ascii="Arial" w:hAnsi="Arial" w:cs="Arial" w:hint="eastAsia"/>
        </w:rPr>
        <w:t xml:space="preserve">for </w:t>
      </w:r>
      <w:r w:rsidR="002C39E3">
        <w:rPr>
          <w:rFonts w:ascii="Arial" w:hAnsi="Arial" w:cs="Arial" w:hint="eastAsia"/>
        </w:rPr>
        <w:t xml:space="preserve">a </w:t>
      </w:r>
      <w:r w:rsidR="00E23EC9" w:rsidRPr="00F96658">
        <w:rPr>
          <w:rFonts w:ascii="Arial" w:hAnsi="Arial" w:cs="Arial" w:hint="eastAsia"/>
          <w:color w:val="00B050"/>
        </w:rPr>
        <w:t>whole-system approach</w:t>
      </w:r>
      <w:r w:rsidR="009A7871">
        <w:rPr>
          <w:rFonts w:ascii="Arial" w:hAnsi="Arial" w:cs="Arial" w:hint="eastAsia"/>
          <w:color w:val="00B050"/>
        </w:rPr>
        <w:t xml:space="preserve"> </w:t>
      </w:r>
      <w:r w:rsidR="00024307" w:rsidRPr="00024307">
        <w:rPr>
          <w:rFonts w:ascii="Arial" w:hAnsi="Arial" w:cs="Arial" w:hint="eastAsia"/>
        </w:rPr>
        <w:t xml:space="preserve">towards </w:t>
      </w:r>
      <w:commentRangeStart w:id="107"/>
      <w:del w:id="108" w:author="Cuo Zhang" w:date="2025-08-26T16:03:00Z" w16du:dateUtc="2025-08-26T06:03:00Z">
        <w:r w:rsidR="00024307" w:rsidRPr="00024307" w:rsidDel="00B56E76">
          <w:rPr>
            <w:rFonts w:ascii="Arial" w:hAnsi="Arial" w:cs="Arial" w:hint="eastAsia"/>
          </w:rPr>
          <w:delText>clean energy</w:delText>
        </w:r>
      </w:del>
      <w:ins w:id="109" w:author="Cuo Zhang" w:date="2025-08-26T16:03:00Z" w16du:dateUtc="2025-08-26T06:03:00Z">
        <w:r w:rsidR="00B56E76">
          <w:rPr>
            <w:rFonts w:ascii="Arial" w:hAnsi="Arial" w:cs="Arial" w:hint="eastAsia"/>
          </w:rPr>
          <w:t>net-zero</w:t>
        </w:r>
      </w:ins>
      <w:r w:rsidR="00024307" w:rsidRPr="00024307">
        <w:rPr>
          <w:rFonts w:ascii="Arial" w:hAnsi="Arial" w:cs="Arial" w:hint="eastAsia"/>
        </w:rPr>
        <w:t xml:space="preserve"> </w:t>
      </w:r>
      <w:commentRangeEnd w:id="107"/>
      <w:r w:rsidR="00B56E76">
        <w:rPr>
          <w:rStyle w:val="CommentReference"/>
        </w:rPr>
        <w:commentReference w:id="107"/>
      </w:r>
      <w:r w:rsidR="00024307" w:rsidRPr="00024307">
        <w:rPr>
          <w:rFonts w:ascii="Arial" w:hAnsi="Arial" w:cs="Arial" w:hint="eastAsia"/>
        </w:rPr>
        <w:t>transitions</w:t>
      </w:r>
      <w:r w:rsidR="00E23EC9" w:rsidRPr="00807E85">
        <w:rPr>
          <w:rFonts w:ascii="Arial" w:hAnsi="Arial" w:cs="Arial" w:hint="eastAsia"/>
        </w:rPr>
        <w:t>.</w:t>
      </w:r>
    </w:p>
    <w:p w14:paraId="350D214E" w14:textId="22B4C061" w:rsidR="00C04160" w:rsidRPr="00100857" w:rsidRDefault="00613DC5" w:rsidP="004B16D3">
      <w:pPr>
        <w:jc w:val="left"/>
        <w:rPr>
          <w:rFonts w:ascii="Arial" w:hAnsi="Arial" w:cs="Arial"/>
          <w:b/>
          <w:bCs/>
        </w:rPr>
      </w:pPr>
      <w:r>
        <w:rPr>
          <w:rFonts w:ascii="Arial" w:hAnsi="Arial" w:cs="Arial"/>
          <w:b/>
          <w:bCs/>
        </w:rPr>
        <w:t>Flexibility</w:t>
      </w:r>
      <w:r>
        <w:rPr>
          <w:rFonts w:ascii="Arial" w:hAnsi="Arial" w:cs="Arial" w:hint="eastAsia"/>
          <w:b/>
          <w:bCs/>
        </w:rPr>
        <w:t xml:space="preserve"> needs</w:t>
      </w:r>
      <w:r w:rsidR="00983716" w:rsidRPr="00100857">
        <w:rPr>
          <w:rFonts w:ascii="Arial" w:hAnsi="Arial" w:cs="Arial" w:hint="eastAsia"/>
          <w:b/>
          <w:bCs/>
        </w:rPr>
        <w:t xml:space="preserve"> [</w:t>
      </w:r>
      <w:r w:rsidR="00295071" w:rsidRPr="00100857">
        <w:rPr>
          <w:rFonts w:ascii="Arial" w:hAnsi="Arial" w:cs="Arial" w:hint="eastAsia"/>
          <w:b/>
          <w:bCs/>
        </w:rPr>
        <w:t>1</w:t>
      </w:r>
      <w:r w:rsidR="00F15053">
        <w:rPr>
          <w:rFonts w:ascii="Arial" w:hAnsi="Arial" w:cs="Arial" w:hint="eastAsia"/>
          <w:b/>
          <w:bCs/>
        </w:rPr>
        <w:t>239</w:t>
      </w:r>
      <w:r w:rsidR="00983716" w:rsidRPr="00100857">
        <w:rPr>
          <w:rFonts w:ascii="Arial" w:hAnsi="Arial" w:cs="Arial" w:hint="eastAsia"/>
          <w:b/>
          <w:bCs/>
        </w:rPr>
        <w:t>]</w:t>
      </w:r>
    </w:p>
    <w:p w14:paraId="68555AA3" w14:textId="40B272E6" w:rsidR="00F3633A" w:rsidRPr="00B10DDD" w:rsidRDefault="00FE78A5" w:rsidP="00171CF7">
      <w:pPr>
        <w:jc w:val="left"/>
        <w:rPr>
          <w:rFonts w:ascii="Arial" w:hAnsi="Arial" w:cs="Arial"/>
          <w:color w:val="A6A6A6" w:themeColor="background1" w:themeShade="A6"/>
        </w:rPr>
      </w:pPr>
      <w:r w:rsidRPr="00376A2C">
        <w:rPr>
          <w:rFonts w:ascii="Arial" w:hAnsi="Arial" w:cs="Arial" w:hint="eastAsia"/>
          <w:b/>
          <w:bCs/>
          <w:color w:val="A6A6A6" w:themeColor="background1" w:themeShade="A6"/>
        </w:rPr>
        <w:t xml:space="preserve">Fig. 1 | </w:t>
      </w:r>
      <w:r w:rsidR="008B2E3F" w:rsidRPr="00376A2C">
        <w:rPr>
          <w:rFonts w:ascii="Arial" w:hAnsi="Arial" w:cs="Arial" w:hint="eastAsia"/>
          <w:b/>
          <w:bCs/>
          <w:color w:val="A6A6A6" w:themeColor="background1" w:themeShade="A6"/>
        </w:rPr>
        <w:t>Flexibility needs in</w:t>
      </w:r>
      <w:r w:rsidRPr="00376A2C">
        <w:rPr>
          <w:rFonts w:ascii="Arial" w:hAnsi="Arial" w:cs="Arial" w:hint="eastAsia"/>
          <w:b/>
          <w:bCs/>
          <w:color w:val="A6A6A6" w:themeColor="background1" w:themeShade="A6"/>
        </w:rPr>
        <w:t xml:space="preserve"> clean energy systems.</w:t>
      </w:r>
      <w:r w:rsidR="0066249E">
        <w:rPr>
          <w:rFonts w:ascii="Arial" w:hAnsi="Arial" w:cs="Arial" w:hint="eastAsia"/>
          <w:color w:val="A6A6A6" w:themeColor="background1" w:themeShade="A6"/>
        </w:rPr>
        <w:t xml:space="preserve"> </w:t>
      </w:r>
      <w:r w:rsidR="0066249E" w:rsidRPr="0066249E">
        <w:rPr>
          <w:rFonts w:ascii="Arial" w:hAnsi="Arial" w:cs="Arial" w:hint="eastAsia"/>
          <w:color w:val="A6A6A6" w:themeColor="background1" w:themeShade="A6"/>
        </w:rPr>
        <w:t xml:space="preserve">Clean energy systems face </w:t>
      </w:r>
      <w:r w:rsidR="007C0E40" w:rsidRPr="007C0E40">
        <w:rPr>
          <w:rFonts w:ascii="Arial" w:hAnsi="Arial" w:cs="Arial"/>
          <w:color w:val="A6A6A6" w:themeColor="background1" w:themeShade="A6"/>
        </w:rPr>
        <w:t xml:space="preserve">increasingly </w:t>
      </w:r>
      <w:r w:rsidR="0066249E" w:rsidRPr="0066249E">
        <w:rPr>
          <w:rFonts w:ascii="Arial" w:hAnsi="Arial" w:cs="Arial" w:hint="eastAsia"/>
          <w:color w:val="A6A6A6" w:themeColor="background1" w:themeShade="A6"/>
        </w:rPr>
        <w:t xml:space="preserve">flexibility needs due to </w:t>
      </w:r>
      <w:r w:rsidR="00733C0D" w:rsidRPr="00733C0D">
        <w:rPr>
          <w:rFonts w:ascii="Arial" w:hAnsi="Arial" w:cs="Arial" w:hint="eastAsia"/>
          <w:color w:val="A6A6A6" w:themeColor="background1" w:themeShade="A6"/>
        </w:rPr>
        <w:t>the growing integration</w:t>
      </w:r>
      <w:r w:rsidR="00733C0D">
        <w:rPr>
          <w:rFonts w:ascii="Arial" w:hAnsi="Arial" w:cs="Arial" w:hint="eastAsia"/>
          <w:color w:val="A6A6A6" w:themeColor="background1" w:themeShade="A6"/>
        </w:rPr>
        <w:t xml:space="preserve"> </w:t>
      </w:r>
      <w:r w:rsidR="0066249E" w:rsidRPr="0066249E">
        <w:rPr>
          <w:rFonts w:ascii="Arial" w:hAnsi="Arial" w:cs="Arial" w:hint="eastAsia"/>
          <w:color w:val="A6A6A6" w:themeColor="background1" w:themeShade="A6"/>
        </w:rPr>
        <w:t>of variable renewable energy sources (</w:t>
      </w:r>
      <w:proofErr w:type="spellStart"/>
      <w:r w:rsidR="0066249E" w:rsidRPr="0066249E">
        <w:rPr>
          <w:rFonts w:ascii="Arial" w:hAnsi="Arial" w:cs="Arial" w:hint="eastAsia"/>
          <w:color w:val="A6A6A6" w:themeColor="background1" w:themeShade="A6"/>
        </w:rPr>
        <w:t>vRES</w:t>
      </w:r>
      <w:proofErr w:type="spellEnd"/>
      <w:r w:rsidR="0066249E" w:rsidRPr="0066249E">
        <w:rPr>
          <w:rFonts w:ascii="Arial" w:hAnsi="Arial" w:cs="Arial" w:hint="eastAsia"/>
          <w:color w:val="A6A6A6" w:themeColor="background1" w:themeShade="A6"/>
        </w:rPr>
        <w:t>)</w:t>
      </w:r>
      <w:r w:rsidR="00852076">
        <w:rPr>
          <w:rFonts w:ascii="Arial" w:hAnsi="Arial" w:cs="Arial" w:hint="eastAsia"/>
          <w:color w:val="A6A6A6" w:themeColor="background1" w:themeShade="A6"/>
        </w:rPr>
        <w:t xml:space="preserve"> such as wind and solar</w:t>
      </w:r>
      <w:r w:rsidR="00191D92">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 xml:space="preserve"> </w:t>
      </w:r>
      <w:r w:rsidR="00733C0D" w:rsidRPr="00733C0D">
        <w:rPr>
          <w:rFonts w:ascii="Arial" w:hAnsi="Arial" w:cs="Arial"/>
          <w:color w:val="A6A6A6" w:themeColor="background1" w:themeShade="A6"/>
        </w:rPr>
        <w:t>the</w:t>
      </w:r>
      <w:r w:rsidR="00733C0D">
        <w:rPr>
          <w:rFonts w:ascii="Arial" w:hAnsi="Arial" w:cs="Arial" w:hint="eastAsia"/>
          <w:color w:val="A6A6A6" w:themeColor="background1" w:themeShade="A6"/>
        </w:rPr>
        <w:t xml:space="preserve"> </w:t>
      </w:r>
      <w:r w:rsidR="00191D92" w:rsidRPr="00191D92">
        <w:rPr>
          <w:rFonts w:ascii="Arial" w:hAnsi="Arial" w:cs="Arial" w:hint="eastAsia"/>
          <w:color w:val="A6A6A6" w:themeColor="background1" w:themeShade="A6"/>
        </w:rPr>
        <w:t>electrification of heat and transport</w:t>
      </w:r>
      <w:r w:rsidR="00852076">
        <w:rPr>
          <w:rFonts w:ascii="Arial" w:hAnsi="Arial" w:cs="Arial" w:hint="eastAsia"/>
          <w:color w:val="A6A6A6" w:themeColor="background1" w:themeShade="A6"/>
        </w:rPr>
        <w:t xml:space="preserve"> via heat pump</w:t>
      </w:r>
      <w:r w:rsidR="00733C0D">
        <w:rPr>
          <w:rFonts w:ascii="Arial" w:hAnsi="Arial" w:cs="Arial" w:hint="eastAsia"/>
          <w:color w:val="A6A6A6" w:themeColor="background1" w:themeShade="A6"/>
        </w:rPr>
        <w:t>s</w:t>
      </w:r>
      <w:r w:rsidR="00852076">
        <w:rPr>
          <w:rFonts w:ascii="Arial" w:hAnsi="Arial" w:cs="Arial" w:hint="eastAsia"/>
          <w:color w:val="A6A6A6" w:themeColor="background1" w:themeShade="A6"/>
        </w:rPr>
        <w:t xml:space="preserve"> and </w:t>
      </w:r>
      <w:r w:rsidR="00190071" w:rsidRPr="00190071">
        <w:rPr>
          <w:rFonts w:ascii="Arial" w:hAnsi="Arial" w:cs="Arial" w:hint="eastAsia"/>
          <w:color w:val="A6A6A6" w:themeColor="background1" w:themeShade="A6"/>
        </w:rPr>
        <w:t>electric vehicle charging</w:t>
      </w:r>
      <w:r w:rsidR="00852076">
        <w:rPr>
          <w:rFonts w:ascii="Arial" w:hAnsi="Arial" w:cs="Arial" w:hint="eastAsia"/>
          <w:color w:val="A6A6A6" w:themeColor="background1" w:themeShade="A6"/>
        </w:rPr>
        <w:t xml:space="preserve">, </w:t>
      </w:r>
      <w:r w:rsidR="00191D92" w:rsidRPr="00191D92">
        <w:rPr>
          <w:rFonts w:ascii="Arial" w:hAnsi="Arial" w:cs="Arial" w:hint="eastAsia"/>
          <w:color w:val="A6A6A6" w:themeColor="background1" w:themeShade="A6"/>
        </w:rPr>
        <w:t>and</w:t>
      </w:r>
      <w:r w:rsidR="00190071">
        <w:rPr>
          <w:rFonts w:ascii="Arial" w:hAnsi="Arial" w:cs="Arial" w:hint="eastAsia"/>
          <w:color w:val="A6A6A6" w:themeColor="background1" w:themeShade="A6"/>
        </w:rPr>
        <w:t xml:space="preserve"> the</w:t>
      </w:r>
      <w:r w:rsidR="00191D92" w:rsidRPr="00191D92">
        <w:rPr>
          <w:rFonts w:ascii="Arial" w:hAnsi="Arial" w:cs="Arial" w:hint="eastAsia"/>
          <w:color w:val="A6A6A6" w:themeColor="background1" w:themeShade="A6"/>
        </w:rPr>
        <w:t xml:space="preserve"> decarbonization of gas infrastructure</w:t>
      </w:r>
      <w:r w:rsidR="00852076">
        <w:rPr>
          <w:rFonts w:ascii="Arial" w:hAnsi="Arial" w:cs="Arial" w:hint="eastAsia"/>
          <w:color w:val="A6A6A6" w:themeColor="background1" w:themeShade="A6"/>
        </w:rPr>
        <w:t xml:space="preserve"> </w:t>
      </w:r>
      <w:r w:rsidR="00190071">
        <w:rPr>
          <w:rFonts w:ascii="Arial" w:hAnsi="Arial" w:cs="Arial" w:hint="eastAsia"/>
          <w:color w:val="A6A6A6" w:themeColor="background1" w:themeShade="A6"/>
        </w:rPr>
        <w:t>through</w:t>
      </w:r>
      <w:r w:rsidR="00852076">
        <w:rPr>
          <w:rFonts w:ascii="Arial" w:hAnsi="Arial" w:cs="Arial" w:hint="eastAsia"/>
          <w:color w:val="A6A6A6" w:themeColor="background1" w:themeShade="A6"/>
        </w:rPr>
        <w:t xml:space="preserve"> green hydrogen</w:t>
      </w:r>
      <w:r w:rsidR="0066249E" w:rsidRPr="0066249E">
        <w:rPr>
          <w:rFonts w:ascii="Arial" w:hAnsi="Arial" w:cs="Arial" w:hint="eastAsia"/>
          <w:color w:val="A6A6A6" w:themeColor="background1" w:themeShade="A6"/>
        </w:rPr>
        <w:t xml:space="preserve">. </w:t>
      </w:r>
      <w:r w:rsidR="009F382E" w:rsidRPr="009F382E">
        <w:rPr>
          <w:rFonts w:ascii="Arial" w:hAnsi="Arial" w:cs="Arial" w:hint="eastAsia"/>
          <w:color w:val="A6A6A6" w:themeColor="background1" w:themeShade="A6"/>
        </w:rPr>
        <w:t xml:space="preserve">Panels </w:t>
      </w:r>
      <w:r w:rsidR="00F16FC3">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a</w:t>
      </w:r>
      <w:r w:rsidR="007225A7">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f</w:t>
      </w:r>
      <w:r w:rsidR="00F16FC3">
        <w:rPr>
          <w:rFonts w:ascii="Arial" w:hAnsi="Arial" w:cs="Arial" w:hint="eastAsia"/>
          <w:color w:val="A6A6A6" w:themeColor="background1" w:themeShade="A6"/>
        </w:rPr>
        <w:t>)</w:t>
      </w:r>
      <w:r w:rsidR="007225A7">
        <w:rPr>
          <w:rFonts w:ascii="Arial" w:hAnsi="Arial" w:cs="Arial" w:hint="eastAsia"/>
          <w:color w:val="A6A6A6" w:themeColor="background1" w:themeShade="A6"/>
        </w:rPr>
        <w:t xml:space="preserve"> </w:t>
      </w:r>
      <w:r w:rsidR="0066249E" w:rsidRPr="0066249E">
        <w:rPr>
          <w:rFonts w:ascii="Arial" w:hAnsi="Arial" w:cs="Arial" w:hint="eastAsia"/>
          <w:color w:val="A6A6A6" w:themeColor="background1" w:themeShade="A6"/>
        </w:rPr>
        <w:t xml:space="preserve">illustrate </w:t>
      </w:r>
      <w:r w:rsidR="0088326E">
        <w:rPr>
          <w:rFonts w:ascii="Arial" w:hAnsi="Arial" w:cs="Arial" w:hint="eastAsia"/>
          <w:color w:val="A6A6A6" w:themeColor="background1" w:themeShade="A6"/>
        </w:rPr>
        <w:t xml:space="preserve">six </w:t>
      </w:r>
      <w:r w:rsidR="0066249E" w:rsidRPr="0066249E">
        <w:rPr>
          <w:rFonts w:ascii="Arial" w:hAnsi="Arial" w:cs="Arial" w:hint="eastAsia"/>
          <w:color w:val="A6A6A6" w:themeColor="background1" w:themeShade="A6"/>
        </w:rPr>
        <w:t xml:space="preserve">key system challenges and </w:t>
      </w:r>
      <w:r w:rsidR="00F46632">
        <w:rPr>
          <w:rFonts w:ascii="Arial" w:hAnsi="Arial" w:cs="Arial" w:hint="eastAsia"/>
          <w:color w:val="A6A6A6" w:themeColor="background1" w:themeShade="A6"/>
        </w:rPr>
        <w:t xml:space="preserve">the </w:t>
      </w:r>
      <w:r w:rsidR="0066249E" w:rsidRPr="0066249E">
        <w:rPr>
          <w:rFonts w:ascii="Arial" w:hAnsi="Arial" w:cs="Arial" w:hint="eastAsia"/>
          <w:color w:val="A6A6A6" w:themeColor="background1" w:themeShade="A6"/>
        </w:rPr>
        <w:t xml:space="preserve">corresponding flexibility </w:t>
      </w:r>
      <w:r w:rsidR="00932C95">
        <w:rPr>
          <w:rFonts w:ascii="Arial" w:hAnsi="Arial" w:cs="Arial" w:hint="eastAsia"/>
          <w:color w:val="A6A6A6" w:themeColor="background1" w:themeShade="A6"/>
        </w:rPr>
        <w:t>needs</w:t>
      </w:r>
      <w:r w:rsidR="004E6180">
        <w:rPr>
          <w:rFonts w:ascii="Arial" w:hAnsi="Arial" w:cs="Arial" w:hint="eastAsia"/>
          <w:color w:val="A6A6A6" w:themeColor="background1" w:themeShade="A6"/>
        </w:rPr>
        <w:t xml:space="preserve"> across the world</w:t>
      </w:r>
      <w:r w:rsidR="005F3C21">
        <w:rPr>
          <w:rFonts w:ascii="Arial" w:hAnsi="Arial" w:cs="Arial" w:hint="eastAsia"/>
          <w:color w:val="A6A6A6" w:themeColor="background1" w:themeShade="A6"/>
        </w:rPr>
        <w:t>.</w:t>
      </w:r>
      <w:r w:rsidR="00B56B85">
        <w:rPr>
          <w:rFonts w:ascii="Arial" w:hAnsi="Arial" w:cs="Arial" w:hint="eastAsia"/>
          <w:color w:val="A6A6A6" w:themeColor="background1" w:themeShade="A6"/>
        </w:rPr>
        <w:t xml:space="preserve"> </w:t>
      </w:r>
      <w:proofErr w:type="gramStart"/>
      <w:r w:rsidR="00B56B85" w:rsidRPr="00376A2C">
        <w:rPr>
          <w:rFonts w:ascii="Arial" w:hAnsi="Arial" w:cs="Arial" w:hint="eastAsia"/>
          <w:b/>
          <w:bCs/>
          <w:color w:val="A6A6A6" w:themeColor="background1" w:themeShade="A6"/>
        </w:rPr>
        <w:t>a</w:t>
      </w:r>
      <w:r w:rsidR="005558D4" w:rsidRPr="00376A2C">
        <w:rPr>
          <w:rFonts w:ascii="Arial" w:hAnsi="Arial" w:cs="Arial" w:hint="eastAsia"/>
          <w:b/>
          <w:bCs/>
          <w:color w:val="A6A6A6" w:themeColor="background1" w:themeShade="A6"/>
        </w:rPr>
        <w:t>,</w:t>
      </w:r>
      <w:proofErr w:type="gramEnd"/>
      <w:r w:rsidR="005558D4">
        <w:rPr>
          <w:rFonts w:ascii="Arial" w:hAnsi="Arial" w:cs="Arial" w:hint="eastAsia"/>
          <w:color w:val="A6A6A6" w:themeColor="background1" w:themeShade="A6"/>
        </w:rPr>
        <w:t xml:space="preserve"> Power balancing</w:t>
      </w:r>
      <w:r w:rsidR="00C52F78">
        <w:rPr>
          <w:rFonts w:ascii="Arial" w:hAnsi="Arial" w:cs="Arial" w:hint="eastAsia"/>
          <w:color w:val="A6A6A6" w:themeColor="background1" w:themeShade="A6"/>
        </w:rPr>
        <w:t>,</w:t>
      </w:r>
      <w:r w:rsidR="00DD3F05">
        <w:rPr>
          <w:rFonts w:ascii="Arial" w:hAnsi="Arial" w:cs="Arial" w:hint="eastAsia"/>
          <w:color w:val="A6A6A6" w:themeColor="background1" w:themeShade="A6"/>
        </w:rPr>
        <w:t xml:space="preserve"> including</w:t>
      </w:r>
      <w:r w:rsidR="008C5445">
        <w:rPr>
          <w:rFonts w:ascii="Arial" w:hAnsi="Arial" w:cs="Arial" w:hint="eastAsia"/>
          <w:color w:val="A6A6A6" w:themeColor="background1" w:themeShade="A6"/>
        </w:rPr>
        <w:t xml:space="preserve"> </w:t>
      </w:r>
      <w:r w:rsidR="00DD3F05">
        <w:rPr>
          <w:rFonts w:ascii="Arial" w:hAnsi="Arial" w:cs="Arial" w:hint="eastAsia"/>
          <w:color w:val="A6A6A6" w:themeColor="background1" w:themeShade="A6"/>
        </w:rPr>
        <w:t>l</w:t>
      </w:r>
      <w:r w:rsidR="00DD3F05" w:rsidRPr="00DD3F05">
        <w:rPr>
          <w:rFonts w:ascii="Arial" w:hAnsi="Arial" w:cs="Arial" w:hint="eastAsia"/>
          <w:color w:val="A6A6A6" w:themeColor="background1" w:themeShade="A6"/>
        </w:rPr>
        <w:t xml:space="preserve">ong-duration balancing to manage multi-day </w:t>
      </w:r>
      <w:r w:rsidR="00D05AD3" w:rsidRPr="00D05AD3">
        <w:rPr>
          <w:rFonts w:ascii="Arial" w:hAnsi="Arial" w:cs="Arial"/>
          <w:color w:val="A6A6A6" w:themeColor="background1" w:themeShade="A6"/>
        </w:rPr>
        <w:t>renewable</w:t>
      </w:r>
      <w:r w:rsidR="00DD3F05" w:rsidRPr="00DD3F05">
        <w:rPr>
          <w:rFonts w:ascii="Arial" w:hAnsi="Arial" w:cs="Arial" w:hint="eastAsia"/>
          <w:color w:val="A6A6A6" w:themeColor="background1" w:themeShade="A6"/>
        </w:rPr>
        <w:t xml:space="preserve"> shortfalls (e.g., </w:t>
      </w:r>
      <w:r w:rsidR="0020307E">
        <w:rPr>
          <w:rFonts w:ascii="Arial" w:hAnsi="Arial" w:cs="Arial" w:hint="eastAsia"/>
          <w:color w:val="A6A6A6" w:themeColor="background1" w:themeShade="A6"/>
        </w:rPr>
        <w:t xml:space="preserve">the UK </w:t>
      </w:r>
      <w:proofErr w:type="spellStart"/>
      <w:r w:rsidR="00DD3F05" w:rsidRPr="00DD3F05">
        <w:rPr>
          <w:rFonts w:ascii="Arial" w:hAnsi="Arial" w:cs="Arial" w:hint="eastAsia"/>
          <w:color w:val="A6A6A6" w:themeColor="background1" w:themeShade="A6"/>
        </w:rPr>
        <w:t>Dunkelflaute</w:t>
      </w:r>
      <w:proofErr w:type="spellEnd"/>
      <w:r w:rsidR="00DD3F05" w:rsidRPr="00DD3F05">
        <w:rPr>
          <w:rFonts w:ascii="Arial" w:hAnsi="Arial" w:cs="Arial" w:hint="eastAsia"/>
          <w:color w:val="A6A6A6" w:themeColor="background1" w:themeShade="A6"/>
        </w:rPr>
        <w:t xml:space="preserve"> event</w:t>
      </w:r>
      <w:r w:rsidR="0020307E">
        <w:rPr>
          <w:rFonts w:ascii="Arial" w:hAnsi="Arial" w:cs="Arial" w:hint="eastAsia"/>
          <w:color w:val="A6A6A6" w:themeColor="background1" w:themeShade="A6"/>
        </w:rPr>
        <w:t xml:space="preserve"> in December 2021</w:t>
      </w:r>
      <w:r w:rsidR="00DD3F05" w:rsidRPr="00DD3F05">
        <w:rPr>
          <w:rFonts w:ascii="Arial" w:hAnsi="Arial" w:cs="Arial" w:hint="eastAsia"/>
          <w:color w:val="A6A6A6" w:themeColor="background1" w:themeShade="A6"/>
        </w:rPr>
        <w:t>)</w:t>
      </w:r>
      <w:r w:rsidR="00DD3F05">
        <w:rPr>
          <w:rFonts w:ascii="Arial" w:hAnsi="Arial" w:cs="Arial" w:hint="eastAsia"/>
          <w:color w:val="A6A6A6" w:themeColor="background1" w:themeShade="A6"/>
        </w:rPr>
        <w:t xml:space="preserve"> and short-</w:t>
      </w:r>
      <w:r w:rsidR="00A1713F">
        <w:rPr>
          <w:rFonts w:ascii="Arial" w:hAnsi="Arial" w:cs="Arial" w:hint="eastAsia"/>
          <w:color w:val="A6A6A6" w:themeColor="background1" w:themeShade="A6"/>
        </w:rPr>
        <w:t xml:space="preserve">term balancing to </w:t>
      </w:r>
      <w:r w:rsidR="004B2411" w:rsidRPr="004B2411">
        <w:rPr>
          <w:rFonts w:ascii="Arial" w:hAnsi="Arial" w:cs="Arial" w:hint="eastAsia"/>
          <w:color w:val="A6A6A6" w:themeColor="background1" w:themeShade="A6"/>
        </w:rPr>
        <w:t xml:space="preserve">address </w:t>
      </w:r>
      <w:r w:rsidR="004B2411">
        <w:rPr>
          <w:rFonts w:ascii="Arial" w:hAnsi="Arial" w:cs="Arial" w:hint="eastAsia"/>
          <w:color w:val="A6A6A6" w:themeColor="background1" w:themeShade="A6"/>
        </w:rPr>
        <w:t>day-ahead</w:t>
      </w:r>
      <w:r w:rsidR="004B2411" w:rsidRPr="004B2411">
        <w:rPr>
          <w:rFonts w:ascii="Arial" w:hAnsi="Arial" w:cs="Arial" w:hint="eastAsia"/>
          <w:color w:val="A6A6A6" w:themeColor="background1" w:themeShade="A6"/>
        </w:rPr>
        <w:t xml:space="preserve"> </w:t>
      </w:r>
      <w:r w:rsidR="00200425">
        <w:rPr>
          <w:rFonts w:ascii="Arial" w:hAnsi="Arial" w:cs="Arial" w:hint="eastAsia"/>
          <w:color w:val="A6A6A6" w:themeColor="background1" w:themeShade="A6"/>
        </w:rPr>
        <w:t xml:space="preserve">half-hourly </w:t>
      </w:r>
      <w:r w:rsidR="004B2411" w:rsidRPr="004B2411">
        <w:rPr>
          <w:rFonts w:ascii="Arial" w:hAnsi="Arial" w:cs="Arial" w:hint="eastAsia"/>
          <w:color w:val="A6A6A6" w:themeColor="background1" w:themeShade="A6"/>
        </w:rPr>
        <w:t>forecast errors in wind generation</w:t>
      </w:r>
      <w:r w:rsidR="00DD3F05" w:rsidRPr="00DD3F05">
        <w:rPr>
          <w:rFonts w:ascii="Arial" w:hAnsi="Arial" w:cs="Arial" w:hint="eastAsia"/>
          <w:color w:val="A6A6A6" w:themeColor="background1" w:themeShade="A6"/>
        </w:rPr>
        <w:t>.</w:t>
      </w:r>
      <w:r w:rsidR="006E152C">
        <w:rPr>
          <w:rFonts w:ascii="Arial" w:hAnsi="Arial" w:cs="Arial" w:hint="eastAsia"/>
          <w:color w:val="A6A6A6" w:themeColor="background1" w:themeShade="A6"/>
        </w:rPr>
        <w:t xml:space="preserve"> </w:t>
      </w:r>
      <w:r w:rsidR="00376A2C" w:rsidRPr="00376A2C">
        <w:rPr>
          <w:rFonts w:ascii="Arial" w:hAnsi="Arial" w:cs="Arial" w:hint="eastAsia"/>
          <w:b/>
          <w:bCs/>
          <w:color w:val="A6A6A6" w:themeColor="background1" w:themeShade="A6"/>
        </w:rPr>
        <w:t>b,</w:t>
      </w:r>
      <w:r w:rsidR="00376A2C">
        <w:rPr>
          <w:rFonts w:ascii="Arial" w:hAnsi="Arial" w:cs="Arial" w:hint="eastAsia"/>
          <w:color w:val="A6A6A6" w:themeColor="background1" w:themeShade="A6"/>
        </w:rPr>
        <w:t xml:space="preserve"> </w:t>
      </w:r>
      <w:r w:rsidR="00200425" w:rsidRPr="00200425">
        <w:rPr>
          <w:rFonts w:ascii="Arial" w:hAnsi="Arial" w:cs="Arial"/>
          <w:color w:val="A6A6A6" w:themeColor="background1" w:themeShade="A6"/>
        </w:rPr>
        <w:t>Load ramping to accommodate rapid changes in net load during late morning and early evening due to large-scale solar integration</w:t>
      </w:r>
      <w:r w:rsidR="00AD102E">
        <w:rPr>
          <w:rFonts w:ascii="Arial" w:hAnsi="Arial" w:cs="Arial" w:hint="eastAsia"/>
          <w:color w:val="A6A6A6" w:themeColor="background1" w:themeShade="A6"/>
        </w:rPr>
        <w:t xml:space="preserve"> </w:t>
      </w:r>
      <w:r w:rsidR="00AD102E">
        <w:rPr>
          <w:rFonts w:ascii="Arial" w:hAnsi="Arial" w:cs="Arial"/>
          <w:color w:val="A6A6A6" w:themeColor="background1" w:themeShade="A6"/>
        </w:rPr>
        <w:t>–</w:t>
      </w:r>
      <w:r w:rsidR="00AD102E">
        <w:rPr>
          <w:rFonts w:ascii="Arial" w:hAnsi="Arial" w:cs="Arial" w:hint="eastAsia"/>
          <w:color w:val="A6A6A6" w:themeColor="background1" w:themeShade="A6"/>
        </w:rPr>
        <w:t xml:space="preserve"> </w:t>
      </w:r>
      <w:r w:rsidR="00200425" w:rsidRPr="00200425">
        <w:rPr>
          <w:rFonts w:ascii="Arial" w:hAnsi="Arial" w:cs="Arial"/>
          <w:color w:val="A6A6A6" w:themeColor="background1" w:themeShade="A6"/>
        </w:rPr>
        <w:t>illustrated</w:t>
      </w:r>
      <w:r w:rsidR="00AD102E">
        <w:rPr>
          <w:rFonts w:ascii="Arial" w:hAnsi="Arial" w:cs="Arial" w:hint="eastAsia"/>
          <w:color w:val="A6A6A6" w:themeColor="background1" w:themeShade="A6"/>
        </w:rPr>
        <w:t xml:space="preserve"> </w:t>
      </w:r>
      <w:r w:rsidR="00200425" w:rsidRPr="00200425">
        <w:rPr>
          <w:rFonts w:ascii="Arial" w:hAnsi="Arial" w:cs="Arial"/>
          <w:color w:val="A6A6A6" w:themeColor="background1" w:themeShade="A6"/>
        </w:rPr>
        <w:t xml:space="preserve">by California Independent System Operator (CAISO) "duck curves" over </w:t>
      </w:r>
      <w:r w:rsidR="00AD102E">
        <w:rPr>
          <w:rFonts w:ascii="Arial" w:hAnsi="Arial" w:cs="Arial" w:hint="eastAsia"/>
          <w:color w:val="A6A6A6" w:themeColor="background1" w:themeShade="A6"/>
        </w:rPr>
        <w:t>three</w:t>
      </w:r>
      <w:r w:rsidR="00200425" w:rsidRPr="00200425">
        <w:rPr>
          <w:rFonts w:ascii="Arial" w:hAnsi="Arial" w:cs="Arial"/>
          <w:color w:val="A6A6A6" w:themeColor="background1" w:themeShade="A6"/>
        </w:rPr>
        <w:t xml:space="preserve"> years.</w:t>
      </w:r>
      <w:r w:rsidR="001A29CB">
        <w:rPr>
          <w:rFonts w:ascii="Arial" w:hAnsi="Arial" w:cs="Arial" w:hint="eastAsia"/>
          <w:color w:val="A6A6A6" w:themeColor="background1" w:themeShade="A6"/>
        </w:rPr>
        <w:t xml:space="preserve"> </w:t>
      </w:r>
      <w:r w:rsidR="002B2013" w:rsidRPr="002B2013">
        <w:rPr>
          <w:rFonts w:ascii="Arial" w:hAnsi="Arial" w:cs="Arial" w:hint="eastAsia"/>
          <w:b/>
          <w:bCs/>
          <w:color w:val="A6A6A6" w:themeColor="background1" w:themeShade="A6"/>
        </w:rPr>
        <w:t>c,</w:t>
      </w:r>
      <w:r w:rsidR="002B2013">
        <w:rPr>
          <w:rFonts w:ascii="Arial" w:hAnsi="Arial" w:cs="Arial" w:hint="eastAsia"/>
          <w:color w:val="A6A6A6" w:themeColor="background1" w:themeShade="A6"/>
        </w:rPr>
        <w:t xml:space="preserve"> Congestion </w:t>
      </w:r>
      <w:r w:rsidR="002B2013" w:rsidRPr="002B2013">
        <w:rPr>
          <w:rFonts w:ascii="Arial" w:hAnsi="Arial" w:cs="Arial" w:hint="eastAsia"/>
          <w:color w:val="A6A6A6" w:themeColor="background1" w:themeShade="A6"/>
        </w:rPr>
        <w:t>management and peak shaving to relieve grid bottlenecks</w:t>
      </w:r>
      <w:r w:rsidR="00171D69">
        <w:rPr>
          <w:rFonts w:ascii="Arial" w:hAnsi="Arial" w:cs="Arial" w:hint="eastAsia"/>
          <w:color w:val="A6A6A6" w:themeColor="background1" w:themeShade="A6"/>
        </w:rPr>
        <w:t xml:space="preserve"> </w:t>
      </w:r>
      <w:r w:rsidR="007857CA" w:rsidRPr="007857CA">
        <w:rPr>
          <w:rFonts w:ascii="Arial" w:hAnsi="Arial" w:cs="Arial"/>
          <w:color w:val="A6A6A6" w:themeColor="background1" w:themeShade="A6"/>
        </w:rPr>
        <w:t>and manage growing demand peaks associated with end-use electrification</w:t>
      </w:r>
      <w:r w:rsidR="00D03B40">
        <w:rPr>
          <w:rFonts w:ascii="Arial" w:hAnsi="Arial" w:cs="Arial" w:hint="eastAsia"/>
          <w:color w:val="A6A6A6" w:themeColor="background1" w:themeShade="A6"/>
        </w:rPr>
        <w:t xml:space="preserve"> </w:t>
      </w:r>
      <w:r w:rsidR="00D03B40" w:rsidRPr="00B914AD">
        <w:rPr>
          <w:rFonts w:ascii="Arial" w:hAnsi="Arial" w:cs="Arial" w:hint="eastAsia"/>
          <w:strike/>
          <w:color w:val="A6A6A6" w:themeColor="background1" w:themeShade="A6"/>
        </w:rPr>
        <w:t xml:space="preserve">(e.g., the </w:t>
      </w:r>
      <w:r w:rsidR="00A91B44" w:rsidRPr="00B914AD">
        <w:rPr>
          <w:rFonts w:ascii="Arial" w:hAnsi="Arial" w:cs="Arial" w:hint="eastAsia"/>
          <w:strike/>
          <w:color w:val="A6A6A6" w:themeColor="background1" w:themeShade="A6"/>
        </w:rPr>
        <w:t>Netherlands</w:t>
      </w:r>
      <w:r w:rsidR="00A91B44" w:rsidRPr="00B914AD">
        <w:rPr>
          <w:rFonts w:hint="eastAsia"/>
          <w:strike/>
        </w:rPr>
        <w:t xml:space="preserve"> </w:t>
      </w:r>
      <w:r w:rsidR="00A91B44" w:rsidRPr="00B914AD">
        <w:rPr>
          <w:rFonts w:ascii="Arial" w:hAnsi="Arial" w:cs="Arial" w:hint="eastAsia"/>
          <w:strike/>
          <w:color w:val="A6A6A6" w:themeColor="background1" w:themeShade="A6"/>
        </w:rPr>
        <w:t>grid congestion</w:t>
      </w:r>
      <w:r w:rsidR="00D03B40" w:rsidRPr="00B914AD">
        <w:rPr>
          <w:rFonts w:ascii="Arial" w:hAnsi="Arial" w:cs="Arial" w:hint="eastAsia"/>
          <w:strike/>
          <w:color w:val="A6A6A6" w:themeColor="background1" w:themeShade="A6"/>
        </w:rPr>
        <w:t>)</w:t>
      </w:r>
      <w:r w:rsidR="002B2013" w:rsidRPr="002B2013">
        <w:rPr>
          <w:rFonts w:ascii="Arial" w:hAnsi="Arial" w:cs="Arial" w:hint="eastAsia"/>
          <w:color w:val="A6A6A6" w:themeColor="background1" w:themeShade="A6"/>
        </w:rPr>
        <w:t>.</w:t>
      </w:r>
      <w:r w:rsidR="00171CF7" w:rsidRPr="00171CF7">
        <w:rPr>
          <w:rFonts w:hint="eastAsia"/>
        </w:rPr>
        <w:t xml:space="preserve"> </w:t>
      </w:r>
      <w:r w:rsidR="00171CF7" w:rsidRPr="00171CF7">
        <w:rPr>
          <w:rFonts w:ascii="Arial" w:hAnsi="Arial" w:cs="Arial" w:hint="eastAsia"/>
          <w:b/>
          <w:bCs/>
          <w:color w:val="A6A6A6" w:themeColor="background1" w:themeShade="A6"/>
        </w:rPr>
        <w:t>d,</w:t>
      </w:r>
      <w:r w:rsidR="00171CF7" w:rsidRPr="00171CF7">
        <w:rPr>
          <w:rFonts w:ascii="Arial" w:hAnsi="Arial" w:cs="Arial" w:hint="eastAsia"/>
          <w:color w:val="A6A6A6" w:themeColor="background1" w:themeShade="A6"/>
        </w:rPr>
        <w:t xml:space="preserve"> Frequency response to </w:t>
      </w:r>
      <w:r w:rsidR="001A44CC" w:rsidRPr="001A44CC">
        <w:rPr>
          <w:rFonts w:ascii="Arial" w:hAnsi="Arial" w:cs="Arial"/>
          <w:color w:val="A6A6A6" w:themeColor="background1" w:themeShade="A6"/>
        </w:rPr>
        <w:t>stabilize system frequency following disturbances, with an emphasis on improving rate of change of frequency (</w:t>
      </w:r>
      <w:proofErr w:type="spellStart"/>
      <w:r w:rsidR="001A44CC" w:rsidRPr="001A44CC">
        <w:rPr>
          <w:rFonts w:ascii="Arial" w:hAnsi="Arial" w:cs="Arial"/>
          <w:color w:val="A6A6A6" w:themeColor="background1" w:themeShade="A6"/>
        </w:rPr>
        <w:t>RoCoF</w:t>
      </w:r>
      <w:proofErr w:type="spellEnd"/>
      <w:r w:rsidR="001A44CC" w:rsidRPr="001A44CC">
        <w:rPr>
          <w:rFonts w:ascii="Arial" w:hAnsi="Arial" w:cs="Arial"/>
          <w:color w:val="A6A6A6" w:themeColor="background1" w:themeShade="A6"/>
        </w:rPr>
        <w:t xml:space="preserve">) and nadir in low-inertia, </w:t>
      </w:r>
      <w:proofErr w:type="spellStart"/>
      <w:r w:rsidR="001A44CC" w:rsidRPr="001A44CC">
        <w:rPr>
          <w:rFonts w:ascii="Arial" w:hAnsi="Arial" w:cs="Arial"/>
          <w:color w:val="A6A6A6" w:themeColor="background1" w:themeShade="A6"/>
        </w:rPr>
        <w:t>vRES</w:t>
      </w:r>
      <w:proofErr w:type="spellEnd"/>
      <w:r w:rsidR="0092505B">
        <w:rPr>
          <w:rFonts w:ascii="Arial" w:hAnsi="Arial" w:cs="Arial" w:hint="eastAsia"/>
          <w:color w:val="A6A6A6" w:themeColor="background1" w:themeShade="A6"/>
        </w:rPr>
        <w:t>-</w:t>
      </w:r>
      <w:r w:rsidR="001A44CC" w:rsidRPr="001A44CC">
        <w:rPr>
          <w:rFonts w:ascii="Arial" w:hAnsi="Arial" w:cs="Arial"/>
          <w:color w:val="A6A6A6" w:themeColor="background1" w:themeShade="A6"/>
        </w:rPr>
        <w:t>dominated systems</w:t>
      </w:r>
      <w:r w:rsidR="00171CF7" w:rsidRPr="00171CF7">
        <w:rPr>
          <w:rFonts w:ascii="Arial" w:hAnsi="Arial" w:cs="Arial" w:hint="eastAsia"/>
          <w:color w:val="A6A6A6" w:themeColor="background1" w:themeShade="A6"/>
        </w:rPr>
        <w:t>.</w:t>
      </w:r>
      <w:r w:rsidR="00171CF7">
        <w:rPr>
          <w:rFonts w:ascii="Arial" w:hAnsi="Arial" w:cs="Arial" w:hint="eastAsia"/>
          <w:color w:val="A6A6A6" w:themeColor="background1" w:themeShade="A6"/>
        </w:rPr>
        <w:t xml:space="preserve"> </w:t>
      </w:r>
      <w:r w:rsidR="00171CF7" w:rsidRPr="00171CF7">
        <w:rPr>
          <w:rFonts w:ascii="Arial" w:hAnsi="Arial" w:cs="Arial" w:hint="eastAsia"/>
          <w:b/>
          <w:bCs/>
          <w:color w:val="A6A6A6" w:themeColor="background1" w:themeShade="A6"/>
        </w:rPr>
        <w:t>e,</w:t>
      </w:r>
      <w:r w:rsidR="00171CF7" w:rsidRPr="00171CF7">
        <w:rPr>
          <w:rFonts w:ascii="Arial" w:hAnsi="Arial" w:cs="Arial" w:hint="eastAsia"/>
          <w:color w:val="A6A6A6" w:themeColor="background1" w:themeShade="A6"/>
        </w:rPr>
        <w:t xml:space="preserve"> Voltage regulation to </w:t>
      </w:r>
      <w:r w:rsidR="005E08F0" w:rsidRPr="005E08F0">
        <w:rPr>
          <w:rFonts w:ascii="Arial" w:hAnsi="Arial" w:cs="Arial"/>
          <w:color w:val="A6A6A6" w:themeColor="background1" w:themeShade="A6"/>
        </w:rPr>
        <w:t>address localized overvoltage and undervoltage conditions, ensuring voltage quality and reliability across distribution networks</w:t>
      </w:r>
      <w:r w:rsidR="00121348" w:rsidRPr="00410228">
        <w:rPr>
          <w:rFonts w:ascii="Arial" w:hAnsi="Arial" w:cs="Arial"/>
          <w:color w:val="A6A6A6" w:themeColor="background1" w:themeShade="A6"/>
        </w:rPr>
        <w:t>.</w:t>
      </w:r>
      <w:r w:rsidR="00410228">
        <w:rPr>
          <w:rFonts w:ascii="Arial" w:hAnsi="Arial" w:cs="Arial" w:hint="eastAsia"/>
          <w:color w:val="A6A6A6" w:themeColor="background1" w:themeShade="A6"/>
        </w:rPr>
        <w:t xml:space="preserve"> </w:t>
      </w:r>
      <w:r w:rsidR="00171CF7" w:rsidRPr="00171CF7">
        <w:rPr>
          <w:rFonts w:ascii="Arial" w:hAnsi="Arial" w:cs="Arial" w:hint="eastAsia"/>
          <w:b/>
          <w:bCs/>
          <w:color w:val="A6A6A6" w:themeColor="background1" w:themeShade="A6"/>
        </w:rPr>
        <w:t>f,</w:t>
      </w:r>
      <w:r w:rsidR="00171CF7" w:rsidRPr="00171CF7">
        <w:rPr>
          <w:rFonts w:ascii="Arial" w:hAnsi="Arial" w:cs="Arial" w:hint="eastAsia"/>
          <w:color w:val="A6A6A6" w:themeColor="background1" w:themeShade="A6"/>
        </w:rPr>
        <w:t xml:space="preserve"> Resilience enhancement to support staged </w:t>
      </w:r>
      <w:r w:rsidR="00DA6645">
        <w:rPr>
          <w:rFonts w:ascii="Arial" w:hAnsi="Arial" w:cs="Arial" w:hint="eastAsia"/>
          <w:color w:val="A6A6A6" w:themeColor="background1" w:themeShade="A6"/>
        </w:rPr>
        <w:t>load</w:t>
      </w:r>
      <w:r w:rsidR="00171CF7" w:rsidRPr="00171CF7">
        <w:rPr>
          <w:rFonts w:ascii="Arial" w:hAnsi="Arial" w:cs="Arial" w:hint="eastAsia"/>
          <w:color w:val="A6A6A6" w:themeColor="background1" w:themeShade="A6"/>
        </w:rPr>
        <w:t xml:space="preserve"> </w:t>
      </w:r>
      <w:r w:rsidR="00171CF7" w:rsidRPr="00B429B8">
        <w:rPr>
          <w:rFonts w:ascii="Arial" w:hAnsi="Arial" w:cs="Arial" w:hint="eastAsia"/>
          <w:color w:val="A6A6A6" w:themeColor="background1" w:themeShade="A6"/>
        </w:rPr>
        <w:t xml:space="preserve">restoration following </w:t>
      </w:r>
      <w:r w:rsidR="008C0F07">
        <w:rPr>
          <w:rFonts w:ascii="Arial" w:hAnsi="Arial" w:cs="Arial" w:hint="eastAsia"/>
          <w:color w:val="A6A6A6" w:themeColor="background1" w:themeShade="A6"/>
        </w:rPr>
        <w:t xml:space="preserve">the </w:t>
      </w:r>
      <w:r w:rsidR="00FF664A" w:rsidRPr="00FF664A">
        <w:rPr>
          <w:rFonts w:ascii="Arial" w:hAnsi="Arial" w:cs="Arial" w:hint="eastAsia"/>
          <w:color w:val="A6A6A6" w:themeColor="background1" w:themeShade="A6"/>
        </w:rPr>
        <w:t>Spain-Portugal</w:t>
      </w:r>
      <w:r w:rsidR="00FF664A">
        <w:rPr>
          <w:rFonts w:ascii="Arial" w:hAnsi="Arial" w:cs="Arial" w:hint="eastAsia"/>
          <w:color w:val="A6A6A6" w:themeColor="background1" w:themeShade="A6"/>
        </w:rPr>
        <w:t xml:space="preserve"> </w:t>
      </w:r>
      <w:r w:rsidR="00A14E9F">
        <w:rPr>
          <w:rFonts w:ascii="Arial" w:hAnsi="Arial" w:cs="Arial" w:hint="eastAsia"/>
          <w:color w:val="A6A6A6" w:themeColor="background1" w:themeShade="A6"/>
        </w:rPr>
        <w:t>blackout</w:t>
      </w:r>
      <w:r w:rsidR="00171CF7" w:rsidRPr="00B429B8">
        <w:rPr>
          <w:rFonts w:ascii="Arial" w:hAnsi="Arial" w:cs="Arial" w:hint="eastAsia"/>
          <w:color w:val="A6A6A6" w:themeColor="background1" w:themeShade="A6"/>
        </w:rPr>
        <w:t>.</w:t>
      </w:r>
      <w:r w:rsidR="001721AE" w:rsidRPr="00B429B8">
        <w:rPr>
          <w:rFonts w:ascii="Arial" w:hAnsi="Arial" w:cs="Arial" w:hint="eastAsia"/>
          <w:color w:val="A6A6A6" w:themeColor="background1" w:themeShade="A6"/>
        </w:rPr>
        <w:t xml:space="preserve"> </w:t>
      </w:r>
      <w:r w:rsidR="00100ED5" w:rsidRPr="00B429B8">
        <w:rPr>
          <w:rFonts w:ascii="Arial" w:hAnsi="Arial" w:cs="Arial" w:hint="eastAsia"/>
          <w:color w:val="A6A6A6" w:themeColor="background1" w:themeShade="A6"/>
        </w:rPr>
        <w:t xml:space="preserve">Panel </w:t>
      </w:r>
      <w:proofErr w:type="gramStart"/>
      <w:r w:rsidR="00100ED5" w:rsidRPr="00B429B8">
        <w:rPr>
          <w:rFonts w:ascii="Arial" w:hAnsi="Arial" w:cs="Arial" w:hint="eastAsia"/>
          <w:color w:val="A6A6A6" w:themeColor="background1" w:themeShade="A6"/>
        </w:rPr>
        <w:t>a</w:t>
      </w:r>
      <w:proofErr w:type="gramEnd"/>
      <w:r w:rsidR="00100ED5" w:rsidRPr="00B429B8">
        <w:rPr>
          <w:rFonts w:ascii="Arial" w:hAnsi="Arial" w:cs="Arial" w:hint="eastAsia"/>
          <w:color w:val="A6A6A6" w:themeColor="background1" w:themeShade="A6"/>
        </w:rPr>
        <w:t xml:space="preserve"> adapted from ref. x, NESO. </w:t>
      </w:r>
      <w:r w:rsidR="001721AE" w:rsidRPr="00B429B8">
        <w:rPr>
          <w:rFonts w:ascii="Arial" w:hAnsi="Arial" w:cs="Arial" w:hint="eastAsia"/>
          <w:color w:val="A6A6A6" w:themeColor="background1" w:themeShade="A6"/>
        </w:rPr>
        <w:t xml:space="preserve">Panel </w:t>
      </w:r>
      <w:r w:rsidR="00D75C1F" w:rsidRPr="00B429B8">
        <w:rPr>
          <w:rFonts w:ascii="Arial" w:hAnsi="Arial" w:cs="Arial" w:hint="eastAsia"/>
          <w:color w:val="A6A6A6" w:themeColor="background1" w:themeShade="A6"/>
        </w:rPr>
        <w:t>b adapted from ref. x, IEA.</w:t>
      </w:r>
      <w:r w:rsidR="00D75C1F">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1941FA">
        <w:rPr>
          <w:rFonts w:ascii="Arial" w:hAnsi="Arial" w:cs="Arial" w:hint="eastAsia"/>
          <w:color w:val="A6A6A6" w:themeColor="background1" w:themeShade="A6"/>
        </w:rPr>
        <w:t>c</w:t>
      </w:r>
      <w:r w:rsidR="00815E5A" w:rsidRPr="00B429B8">
        <w:rPr>
          <w:rFonts w:ascii="Arial" w:hAnsi="Arial" w:cs="Arial" w:hint="eastAsia"/>
          <w:color w:val="A6A6A6" w:themeColor="background1" w:themeShade="A6"/>
        </w:rPr>
        <w:t xml:space="preserve"> adapted from ref. x, </w:t>
      </w:r>
      <w:r w:rsidR="00815E5A">
        <w:rPr>
          <w:rFonts w:ascii="Arial" w:hAnsi="Arial" w:cs="Arial" w:hint="eastAsia"/>
          <w:color w:val="A6A6A6" w:themeColor="background1" w:themeShade="A6"/>
        </w:rPr>
        <w:t>xxx</w:t>
      </w:r>
      <w:r w:rsidR="00815E5A" w:rsidRPr="00B429B8">
        <w:rPr>
          <w:rFonts w:ascii="Arial" w:hAnsi="Arial" w:cs="Arial" w:hint="eastAsia"/>
          <w:color w:val="A6A6A6" w:themeColor="background1" w:themeShade="A6"/>
        </w:rPr>
        <w:t>.</w:t>
      </w:r>
      <w:r w:rsidR="00815E5A" w:rsidRPr="00815E5A">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815E5A">
        <w:rPr>
          <w:rFonts w:ascii="Arial" w:hAnsi="Arial" w:cs="Arial" w:hint="eastAsia"/>
          <w:color w:val="A6A6A6" w:themeColor="background1" w:themeShade="A6"/>
        </w:rPr>
        <w:t>d</w:t>
      </w:r>
      <w:r w:rsidR="00815E5A" w:rsidRPr="00B429B8">
        <w:rPr>
          <w:rFonts w:ascii="Arial" w:hAnsi="Arial" w:cs="Arial" w:hint="eastAsia"/>
          <w:color w:val="A6A6A6" w:themeColor="background1" w:themeShade="A6"/>
        </w:rPr>
        <w:t xml:space="preserve"> adapted from ref. x, </w:t>
      </w:r>
      <w:r w:rsidR="00815E5A">
        <w:rPr>
          <w:rFonts w:ascii="Arial" w:hAnsi="Arial" w:cs="Arial" w:hint="eastAsia"/>
          <w:color w:val="A6A6A6" w:themeColor="background1" w:themeShade="A6"/>
        </w:rPr>
        <w:t>xxx</w:t>
      </w:r>
      <w:r w:rsidR="00815E5A" w:rsidRPr="00B429B8">
        <w:rPr>
          <w:rFonts w:ascii="Arial" w:hAnsi="Arial" w:cs="Arial" w:hint="eastAsia"/>
          <w:color w:val="A6A6A6" w:themeColor="background1" w:themeShade="A6"/>
        </w:rPr>
        <w:t>.</w:t>
      </w:r>
      <w:r w:rsidR="00815E5A" w:rsidRPr="00815E5A">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815E5A">
        <w:rPr>
          <w:rFonts w:ascii="Arial" w:hAnsi="Arial" w:cs="Arial" w:hint="eastAsia"/>
          <w:color w:val="A6A6A6" w:themeColor="background1" w:themeShade="A6"/>
        </w:rPr>
        <w:t>e</w:t>
      </w:r>
      <w:r w:rsidR="00815E5A" w:rsidRPr="00B429B8">
        <w:rPr>
          <w:rFonts w:ascii="Arial" w:hAnsi="Arial" w:cs="Arial" w:hint="eastAsia"/>
          <w:color w:val="A6A6A6" w:themeColor="background1" w:themeShade="A6"/>
        </w:rPr>
        <w:t xml:space="preserve"> adapted from ref. x, </w:t>
      </w:r>
      <w:r w:rsidR="00815E5A">
        <w:rPr>
          <w:rFonts w:ascii="Arial" w:hAnsi="Arial" w:cs="Arial" w:hint="eastAsia"/>
          <w:color w:val="A6A6A6" w:themeColor="background1" w:themeShade="A6"/>
        </w:rPr>
        <w:t>xxx</w:t>
      </w:r>
      <w:r w:rsidR="00815E5A" w:rsidRPr="00B429B8">
        <w:rPr>
          <w:rFonts w:ascii="Arial" w:hAnsi="Arial" w:cs="Arial" w:hint="eastAsia"/>
          <w:color w:val="A6A6A6" w:themeColor="background1" w:themeShade="A6"/>
        </w:rPr>
        <w:t>.</w:t>
      </w:r>
      <w:r w:rsidR="00815E5A" w:rsidRPr="00815E5A">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815E5A">
        <w:rPr>
          <w:rFonts w:ascii="Arial" w:hAnsi="Arial" w:cs="Arial" w:hint="eastAsia"/>
          <w:color w:val="A6A6A6" w:themeColor="background1" w:themeShade="A6"/>
        </w:rPr>
        <w:t>f</w:t>
      </w:r>
      <w:r w:rsidR="00815E5A" w:rsidRPr="00B429B8">
        <w:rPr>
          <w:rFonts w:ascii="Arial" w:hAnsi="Arial" w:cs="Arial" w:hint="eastAsia"/>
          <w:color w:val="A6A6A6" w:themeColor="background1" w:themeShade="A6"/>
        </w:rPr>
        <w:t xml:space="preserve"> adapted from ref. x,</w:t>
      </w:r>
      <w:r w:rsidR="00116F0E">
        <w:rPr>
          <w:rFonts w:ascii="Arial" w:hAnsi="Arial" w:cs="Arial" w:hint="eastAsia"/>
          <w:color w:val="A6A6A6" w:themeColor="background1" w:themeShade="A6"/>
        </w:rPr>
        <w:t xml:space="preserve"> REE</w:t>
      </w:r>
      <w:r w:rsidR="00815E5A" w:rsidRPr="00B429B8">
        <w:rPr>
          <w:rFonts w:ascii="Arial" w:hAnsi="Arial" w:cs="Arial" w:hint="eastAsia"/>
          <w:color w:val="A6A6A6" w:themeColor="background1" w:themeShade="A6"/>
        </w:rPr>
        <w:t>.</w:t>
      </w:r>
    </w:p>
    <w:p w14:paraId="5F3836B1" w14:textId="6407D61E" w:rsidR="008C16D2" w:rsidRDefault="00B546AC" w:rsidP="002D0FDB">
      <w:pPr>
        <w:jc w:val="left"/>
        <w:rPr>
          <w:rFonts w:ascii="Arial" w:hAnsi="Arial" w:cs="Arial"/>
        </w:rPr>
      </w:pPr>
      <w:r>
        <w:rPr>
          <w:rFonts w:ascii="Arial" w:hAnsi="Arial" w:cs="Arial" w:hint="eastAsia"/>
        </w:rPr>
        <w:t>Energy s</w:t>
      </w:r>
      <w:r w:rsidR="006D5831" w:rsidRPr="006D5831">
        <w:rPr>
          <w:rFonts w:ascii="Arial" w:hAnsi="Arial" w:cs="Arial"/>
        </w:rPr>
        <w:t xml:space="preserve">ystem flexibility </w:t>
      </w:r>
      <w:r w:rsidR="00CD6E08">
        <w:rPr>
          <w:rFonts w:ascii="Arial" w:hAnsi="Arial" w:cs="Arial" w:hint="eastAsia"/>
        </w:rPr>
        <w:t>was</w:t>
      </w:r>
      <w:r w:rsidR="00F30FF9">
        <w:rPr>
          <w:rFonts w:ascii="Arial" w:hAnsi="Arial" w:cs="Arial" w:hint="eastAsia"/>
        </w:rPr>
        <w:t xml:space="preserve"> traditionally</w:t>
      </w:r>
      <w:r w:rsidR="006D5831" w:rsidRPr="006D5831">
        <w:rPr>
          <w:rFonts w:ascii="Arial" w:hAnsi="Arial" w:cs="Arial"/>
        </w:rPr>
        <w:t xml:space="preserve"> </w:t>
      </w:r>
      <w:r w:rsidR="00F750E2" w:rsidRPr="00F750E2">
        <w:rPr>
          <w:rFonts w:ascii="Arial" w:hAnsi="Arial" w:cs="Arial"/>
        </w:rPr>
        <w:t>delivered</w:t>
      </w:r>
      <w:r w:rsidR="00F750E2">
        <w:rPr>
          <w:rFonts w:ascii="Arial" w:hAnsi="Arial" w:cs="Arial" w:hint="eastAsia"/>
        </w:rPr>
        <w:t xml:space="preserve"> </w:t>
      </w:r>
      <w:r w:rsidR="006D5831" w:rsidRPr="006D5831">
        <w:rPr>
          <w:rFonts w:ascii="Arial" w:hAnsi="Arial" w:cs="Arial"/>
        </w:rPr>
        <w:t xml:space="preserve">by adjusting supply to follow demand, </w:t>
      </w:r>
      <w:r w:rsidR="00E7071D" w:rsidRPr="006D5831">
        <w:rPr>
          <w:rFonts w:ascii="Arial" w:hAnsi="Arial" w:cs="Arial"/>
        </w:rPr>
        <w:t xml:space="preserve">with </w:t>
      </w:r>
      <w:r w:rsidR="00D012D6" w:rsidRPr="00CB4275">
        <w:rPr>
          <w:rFonts w:ascii="Arial" w:hAnsi="Arial" w:cs="Arial"/>
        </w:rPr>
        <w:t xml:space="preserve">dispatchable </w:t>
      </w:r>
      <w:r w:rsidR="00E7071D" w:rsidRPr="006D5831">
        <w:rPr>
          <w:rFonts w:ascii="Arial" w:hAnsi="Arial" w:cs="Arial"/>
        </w:rPr>
        <w:t>generators</w:t>
      </w:r>
      <w:r w:rsidR="000A4DC0">
        <w:rPr>
          <w:rFonts w:ascii="Arial" w:hAnsi="Arial" w:cs="Arial" w:hint="eastAsia"/>
        </w:rPr>
        <w:t xml:space="preserve"> </w:t>
      </w:r>
      <w:r w:rsidR="004F72FD">
        <w:rPr>
          <w:rFonts w:ascii="Arial" w:hAnsi="Arial" w:cs="Arial" w:hint="eastAsia"/>
        </w:rPr>
        <w:t>able</w:t>
      </w:r>
      <w:r w:rsidR="000A4DC0">
        <w:rPr>
          <w:rFonts w:ascii="Arial" w:hAnsi="Arial" w:cs="Arial" w:hint="eastAsia"/>
        </w:rPr>
        <w:t xml:space="preserve"> </w:t>
      </w:r>
      <w:r w:rsidR="000F7947">
        <w:rPr>
          <w:rFonts w:ascii="Arial" w:hAnsi="Arial" w:cs="Arial" w:hint="eastAsia"/>
        </w:rPr>
        <w:t>to</w:t>
      </w:r>
      <w:r w:rsidR="00E7071D" w:rsidRPr="006D5831">
        <w:rPr>
          <w:rFonts w:ascii="Arial" w:hAnsi="Arial" w:cs="Arial"/>
        </w:rPr>
        <w:t xml:space="preserve"> ramp</w:t>
      </w:r>
      <w:r w:rsidR="00D012D6">
        <w:rPr>
          <w:rFonts w:ascii="Arial" w:hAnsi="Arial" w:cs="Arial" w:hint="eastAsia"/>
        </w:rPr>
        <w:t xml:space="preserve"> output</w:t>
      </w:r>
      <w:r w:rsidR="00E7071D" w:rsidRPr="006D5831">
        <w:rPr>
          <w:rFonts w:ascii="Arial" w:hAnsi="Arial" w:cs="Arial"/>
        </w:rPr>
        <w:t xml:space="preserve"> up or down</w:t>
      </w:r>
      <w:r w:rsidR="0056259B">
        <w:rPr>
          <w:rFonts w:ascii="Arial" w:hAnsi="Arial" w:cs="Arial" w:hint="eastAsia"/>
        </w:rPr>
        <w:t xml:space="preserve"> </w:t>
      </w:r>
      <w:r w:rsidR="0056259B" w:rsidRPr="00EA3679">
        <w:rPr>
          <w:rFonts w:ascii="Arial" w:hAnsi="Arial" w:cs="Arial" w:hint="eastAsia"/>
        </w:rPr>
        <w:t>easily</w:t>
      </w:r>
      <w:r w:rsidR="0056259B">
        <w:rPr>
          <w:rFonts w:ascii="Arial" w:hAnsi="Arial" w:cs="Arial" w:hint="eastAsia"/>
        </w:rPr>
        <w:t xml:space="preserve"> and </w:t>
      </w:r>
      <w:r w:rsidR="0056259B" w:rsidRPr="00EA3679">
        <w:rPr>
          <w:rFonts w:ascii="Arial" w:hAnsi="Arial" w:cs="Arial" w:hint="eastAsia"/>
        </w:rPr>
        <w:t>quickly</w:t>
      </w:r>
      <w:r w:rsidR="00E7071D" w:rsidRPr="006D5831">
        <w:rPr>
          <w:rFonts w:ascii="Arial" w:hAnsi="Arial" w:cs="Arial"/>
        </w:rPr>
        <w:t xml:space="preserve"> to maintain system balance and respond to </w:t>
      </w:r>
      <w:r w:rsidR="00E7071D" w:rsidRPr="00E7071D">
        <w:rPr>
          <w:rFonts w:ascii="Arial" w:hAnsi="Arial" w:cs="Arial"/>
        </w:rPr>
        <w:t>contingencies</w:t>
      </w:r>
      <w:r w:rsidR="00060A00">
        <w:rPr>
          <w:rFonts w:ascii="Arial" w:hAnsi="Arial" w:cs="Arial" w:hint="eastAsia"/>
        </w:rPr>
        <w:t>.</w:t>
      </w:r>
      <w:r w:rsidR="00CB4275">
        <w:rPr>
          <w:rFonts w:ascii="Arial" w:hAnsi="Arial" w:cs="Arial" w:hint="eastAsia"/>
        </w:rPr>
        <w:t xml:space="preserve"> </w:t>
      </w:r>
      <w:r w:rsidR="00CB4275" w:rsidRPr="00CB4275">
        <w:rPr>
          <w:rFonts w:ascii="Arial" w:hAnsi="Arial" w:cs="Arial"/>
        </w:rPr>
        <w:t xml:space="preserve">This </w:t>
      </w:r>
      <w:r w:rsidR="00F0431F" w:rsidRPr="003C60C2">
        <w:rPr>
          <w:rFonts w:ascii="Arial" w:hAnsi="Arial" w:cs="Arial"/>
        </w:rPr>
        <w:t xml:space="preserve">approach </w:t>
      </w:r>
      <w:r w:rsidR="00CB4275" w:rsidRPr="00CB4275">
        <w:rPr>
          <w:rFonts w:ascii="Arial" w:hAnsi="Arial" w:cs="Arial"/>
        </w:rPr>
        <w:t xml:space="preserve">relied on the </w:t>
      </w:r>
      <w:r w:rsidR="00CB4275" w:rsidRPr="00CC4B20">
        <w:rPr>
          <w:rFonts w:ascii="Arial" w:hAnsi="Arial" w:cs="Arial"/>
          <w:color w:val="EE0000"/>
        </w:rPr>
        <w:t xml:space="preserve">controllability of fossil fuel </w:t>
      </w:r>
      <w:r w:rsidR="00CD6E08" w:rsidRPr="00CC4B20">
        <w:rPr>
          <w:rFonts w:ascii="Arial" w:hAnsi="Arial" w:cs="Arial" w:hint="eastAsia"/>
          <w:color w:val="EE0000"/>
        </w:rPr>
        <w:t xml:space="preserve">power </w:t>
      </w:r>
      <w:r w:rsidR="00CB4275" w:rsidRPr="00CC4B20">
        <w:rPr>
          <w:rFonts w:ascii="Arial" w:hAnsi="Arial" w:cs="Arial"/>
          <w:color w:val="EE0000"/>
        </w:rPr>
        <w:t>plants</w:t>
      </w:r>
      <w:r w:rsidR="00CB4275" w:rsidRPr="00CB4275">
        <w:rPr>
          <w:rFonts w:ascii="Arial" w:hAnsi="Arial" w:cs="Arial"/>
        </w:rPr>
        <w:t xml:space="preserve">, characterized by </w:t>
      </w:r>
      <w:r w:rsidR="0044042F" w:rsidRPr="004B58A8">
        <w:rPr>
          <w:rFonts w:ascii="Arial" w:hAnsi="Arial" w:cs="Arial"/>
        </w:rPr>
        <w:t xml:space="preserve">technical </w:t>
      </w:r>
      <w:r w:rsidR="00CB4275" w:rsidRPr="00CB4275">
        <w:rPr>
          <w:rFonts w:ascii="Arial" w:hAnsi="Arial" w:cs="Arial"/>
        </w:rPr>
        <w:t>parameters such as ramp rates, start-up/shut-down times, and minimum up/down durations.</w:t>
      </w:r>
      <w:r w:rsidR="00D61E41">
        <w:rPr>
          <w:rFonts w:ascii="Arial" w:hAnsi="Arial" w:cs="Arial" w:hint="eastAsia"/>
        </w:rPr>
        <w:t xml:space="preserve"> </w:t>
      </w:r>
      <w:r w:rsidR="00D61E41" w:rsidRPr="00D61E41">
        <w:rPr>
          <w:rFonts w:ascii="Arial" w:hAnsi="Arial" w:cs="Arial"/>
        </w:rPr>
        <w:t xml:space="preserve">However, the ongoing energy transition is fundamentally </w:t>
      </w:r>
      <w:r w:rsidR="000D1670" w:rsidRPr="000D1670">
        <w:rPr>
          <w:rFonts w:ascii="Arial" w:hAnsi="Arial" w:cs="Arial"/>
        </w:rPr>
        <w:t xml:space="preserve">reshaping </w:t>
      </w:r>
      <w:r w:rsidR="00D61E41" w:rsidRPr="00D61E41">
        <w:rPr>
          <w:rFonts w:ascii="Arial" w:hAnsi="Arial" w:cs="Arial"/>
        </w:rPr>
        <w:t xml:space="preserve">both supply and demand dynamics, </w:t>
      </w:r>
      <w:r w:rsidR="00FC44AB" w:rsidRPr="007945F1">
        <w:rPr>
          <w:rFonts w:ascii="Arial" w:hAnsi="Arial" w:cs="Arial"/>
        </w:rPr>
        <w:t xml:space="preserve">substantially </w:t>
      </w:r>
      <w:r w:rsidR="00D61E41" w:rsidRPr="00D61E41">
        <w:rPr>
          <w:rFonts w:ascii="Arial" w:hAnsi="Arial" w:cs="Arial"/>
        </w:rPr>
        <w:t>increasing the need for flexibility.</w:t>
      </w:r>
      <w:r w:rsidR="00833F37" w:rsidRPr="00833F37">
        <w:rPr>
          <w:rFonts w:ascii="Arial" w:hAnsi="Arial" w:cs="Arial"/>
        </w:rPr>
        <w:t xml:space="preserve"> </w:t>
      </w:r>
      <w:r w:rsidR="00833F37" w:rsidRPr="00C00DB8">
        <w:rPr>
          <w:rFonts w:ascii="Arial" w:hAnsi="Arial" w:cs="Arial"/>
        </w:rPr>
        <w:t xml:space="preserve">On the supply side, the </w:t>
      </w:r>
      <w:r w:rsidR="00833F37" w:rsidRPr="00CC4B20">
        <w:rPr>
          <w:rFonts w:ascii="Arial" w:hAnsi="Arial" w:cs="Arial"/>
          <w:color w:val="0070C0"/>
        </w:rPr>
        <w:t xml:space="preserve">rapid integration of </w:t>
      </w:r>
      <w:proofErr w:type="spellStart"/>
      <w:r w:rsidR="00DD04DD" w:rsidRPr="00CC4B20">
        <w:rPr>
          <w:rFonts w:ascii="Arial" w:hAnsi="Arial" w:cs="Arial" w:hint="eastAsia"/>
          <w:color w:val="0070C0"/>
        </w:rPr>
        <w:t>v</w:t>
      </w:r>
      <w:r w:rsidR="00833F37" w:rsidRPr="00CC4B20">
        <w:rPr>
          <w:rFonts w:ascii="Arial" w:hAnsi="Arial" w:cs="Arial"/>
          <w:color w:val="0070C0"/>
        </w:rPr>
        <w:t>RE</w:t>
      </w:r>
      <w:r w:rsidR="00DD04DD" w:rsidRPr="00CC4B20">
        <w:rPr>
          <w:rFonts w:ascii="Arial" w:hAnsi="Arial" w:cs="Arial" w:hint="eastAsia"/>
          <w:color w:val="0070C0"/>
        </w:rPr>
        <w:t>S</w:t>
      </w:r>
      <w:proofErr w:type="spellEnd"/>
      <w:r w:rsidR="00833F37">
        <w:rPr>
          <w:rFonts w:ascii="Arial" w:hAnsi="Arial" w:cs="Arial" w:hint="eastAsia"/>
        </w:rPr>
        <w:t xml:space="preserve"> </w:t>
      </w:r>
      <w:r w:rsidR="00833F37" w:rsidRPr="00C00DB8">
        <w:rPr>
          <w:rFonts w:ascii="Arial" w:hAnsi="Arial" w:cs="Arial"/>
        </w:rPr>
        <w:t xml:space="preserve">introduces </w:t>
      </w:r>
      <w:r w:rsidR="00642D8D" w:rsidRPr="00642D8D">
        <w:rPr>
          <w:rFonts w:ascii="Arial" w:hAnsi="Arial" w:cs="Arial"/>
        </w:rPr>
        <w:lastRenderedPageBreak/>
        <w:t xml:space="preserve">greater </w:t>
      </w:r>
      <w:r w:rsidR="00833F37" w:rsidRPr="00C00DB8">
        <w:rPr>
          <w:rFonts w:ascii="Arial" w:hAnsi="Arial" w:cs="Arial"/>
        </w:rPr>
        <w:t xml:space="preserve">short-term variability and forecast uncertainty. </w:t>
      </w:r>
      <w:r w:rsidR="00642D8D" w:rsidRPr="00642D8D">
        <w:rPr>
          <w:rFonts w:ascii="Arial" w:hAnsi="Arial" w:cs="Arial"/>
        </w:rPr>
        <w:t>Simultaneously</w:t>
      </w:r>
      <w:r w:rsidR="00833F37" w:rsidRPr="00C00DB8">
        <w:rPr>
          <w:rFonts w:ascii="Arial" w:hAnsi="Arial" w:cs="Arial"/>
        </w:rPr>
        <w:t xml:space="preserve">, these non-dispatchable sources </w:t>
      </w:r>
      <w:r w:rsidR="00F0431F">
        <w:rPr>
          <w:rFonts w:ascii="Arial" w:hAnsi="Arial" w:cs="Arial" w:hint="eastAsia"/>
        </w:rPr>
        <w:t xml:space="preserve">are </w:t>
      </w:r>
      <w:r w:rsidR="00833F37" w:rsidRPr="00161B1B">
        <w:rPr>
          <w:rFonts w:ascii="Arial" w:hAnsi="Arial" w:cs="Arial"/>
        </w:rPr>
        <w:t>displac</w:t>
      </w:r>
      <w:r w:rsidR="00F0431F">
        <w:rPr>
          <w:rFonts w:ascii="Arial" w:hAnsi="Arial" w:cs="Arial" w:hint="eastAsia"/>
        </w:rPr>
        <w:t>ing</w:t>
      </w:r>
      <w:r w:rsidR="00833F37" w:rsidRPr="00161B1B">
        <w:rPr>
          <w:rFonts w:ascii="Arial" w:hAnsi="Arial" w:cs="Arial"/>
        </w:rPr>
        <w:t xml:space="preserve"> conventional generators</w:t>
      </w:r>
      <w:r w:rsidR="00833F37" w:rsidRPr="00C00DB8">
        <w:rPr>
          <w:rFonts w:ascii="Arial" w:hAnsi="Arial" w:cs="Arial"/>
        </w:rPr>
        <w:t xml:space="preserve">, </w:t>
      </w:r>
      <w:r w:rsidR="008A09B5" w:rsidRPr="007945F1">
        <w:rPr>
          <w:rFonts w:ascii="Arial" w:hAnsi="Arial" w:cs="Arial"/>
        </w:rPr>
        <w:t xml:space="preserve">reducing </w:t>
      </w:r>
      <w:r w:rsidR="00A8655E" w:rsidRPr="004B58A8">
        <w:rPr>
          <w:rFonts w:ascii="Arial" w:hAnsi="Arial" w:cs="Arial"/>
        </w:rPr>
        <w:t>access to traditional sources of flexibility</w:t>
      </w:r>
      <w:r w:rsidR="00833F37" w:rsidRPr="00C00DB8">
        <w:rPr>
          <w:rFonts w:ascii="Arial" w:hAnsi="Arial" w:cs="Arial"/>
        </w:rPr>
        <w:t xml:space="preserve">. On the demand side, </w:t>
      </w:r>
      <w:r w:rsidR="00EA3679">
        <w:rPr>
          <w:rFonts w:ascii="Arial" w:hAnsi="Arial" w:cs="Arial" w:hint="eastAsia"/>
        </w:rPr>
        <w:t xml:space="preserve">the </w:t>
      </w:r>
      <w:r w:rsidR="00833F37" w:rsidRPr="00CC4B20">
        <w:rPr>
          <w:rFonts w:ascii="Arial" w:hAnsi="Arial" w:cs="Arial"/>
          <w:color w:val="0070C0"/>
        </w:rPr>
        <w:t>electrification of transport and heating</w:t>
      </w:r>
      <w:r w:rsidR="00833F37" w:rsidRPr="00C00DB8">
        <w:rPr>
          <w:rFonts w:ascii="Arial" w:hAnsi="Arial" w:cs="Arial"/>
        </w:rPr>
        <w:t xml:space="preserve"> is </w:t>
      </w:r>
      <w:r w:rsidR="00EA3679">
        <w:rPr>
          <w:rFonts w:ascii="Arial" w:hAnsi="Arial" w:cs="Arial" w:hint="eastAsia"/>
        </w:rPr>
        <w:t>introducing</w:t>
      </w:r>
      <w:r w:rsidR="00833F37" w:rsidRPr="00C00DB8">
        <w:rPr>
          <w:rFonts w:ascii="Arial" w:hAnsi="Arial" w:cs="Arial"/>
        </w:rPr>
        <w:t xml:space="preserve"> new, decentralized, and </w:t>
      </w:r>
      <w:proofErr w:type="spellStart"/>
      <w:r w:rsidR="00833F37" w:rsidRPr="00C00DB8">
        <w:rPr>
          <w:rFonts w:ascii="Arial" w:hAnsi="Arial" w:cs="Arial"/>
        </w:rPr>
        <w:t>behavior</w:t>
      </w:r>
      <w:proofErr w:type="spellEnd"/>
      <w:r w:rsidR="00833F37" w:rsidRPr="00C00DB8">
        <w:rPr>
          <w:rFonts w:ascii="Arial" w:hAnsi="Arial" w:cs="Arial"/>
        </w:rPr>
        <w:t xml:space="preserve">-driven loads that are more </w:t>
      </w:r>
      <w:r w:rsidR="005F6E17" w:rsidRPr="007945F1">
        <w:rPr>
          <w:rFonts w:ascii="Arial" w:hAnsi="Arial" w:cs="Arial"/>
        </w:rPr>
        <w:t xml:space="preserve">volatile </w:t>
      </w:r>
      <w:r w:rsidR="00833F37" w:rsidRPr="00C00DB8">
        <w:rPr>
          <w:rFonts w:ascii="Arial" w:hAnsi="Arial" w:cs="Arial"/>
        </w:rPr>
        <w:t xml:space="preserve">and less predictable. Meanwhile, </w:t>
      </w:r>
      <w:r w:rsidR="00833F37" w:rsidRPr="00CC4B20">
        <w:rPr>
          <w:rFonts w:ascii="Arial" w:hAnsi="Arial" w:cs="Arial"/>
          <w:color w:val="0070C0"/>
        </w:rPr>
        <w:t xml:space="preserve">gas </w:t>
      </w:r>
      <w:r w:rsidR="00A17B16" w:rsidRPr="00CC4B20">
        <w:rPr>
          <w:rFonts w:ascii="Arial" w:hAnsi="Arial" w:cs="Arial"/>
          <w:color w:val="0070C0"/>
        </w:rPr>
        <w:t>decarbonization</w:t>
      </w:r>
      <w:r w:rsidR="00833F37" w:rsidRPr="00CC4B20">
        <w:rPr>
          <w:rFonts w:ascii="Arial" w:hAnsi="Arial" w:cs="Arial"/>
          <w:color w:val="0070C0"/>
        </w:rPr>
        <w:t xml:space="preserve"> and the </w:t>
      </w:r>
      <w:r w:rsidR="00A17B16">
        <w:rPr>
          <w:rFonts w:ascii="Arial" w:hAnsi="Arial" w:cs="Arial" w:hint="eastAsia"/>
          <w:color w:val="0070C0"/>
        </w:rPr>
        <w:t>growing</w:t>
      </w:r>
      <w:r w:rsidR="00EA3679" w:rsidRPr="00CC4B20">
        <w:rPr>
          <w:rFonts w:ascii="Arial" w:hAnsi="Arial" w:cs="Arial"/>
          <w:color w:val="0070C0"/>
        </w:rPr>
        <w:t xml:space="preserve"> </w:t>
      </w:r>
      <w:r w:rsidR="0072162B" w:rsidRPr="00CC4B20">
        <w:rPr>
          <w:rFonts w:ascii="Arial" w:hAnsi="Arial" w:cs="Arial"/>
          <w:color w:val="0070C0"/>
        </w:rPr>
        <w:t xml:space="preserve">role </w:t>
      </w:r>
      <w:r w:rsidR="00833F37" w:rsidRPr="00CC4B20">
        <w:rPr>
          <w:rFonts w:ascii="Arial" w:hAnsi="Arial" w:cs="Arial"/>
          <w:color w:val="0070C0"/>
        </w:rPr>
        <w:t>of hydrogen</w:t>
      </w:r>
      <w:r w:rsidR="00833F37" w:rsidRPr="00C00DB8">
        <w:rPr>
          <w:rFonts w:ascii="Arial" w:hAnsi="Arial" w:cs="Arial"/>
        </w:rPr>
        <w:t xml:space="preserve"> are </w:t>
      </w:r>
      <w:r w:rsidR="00157CA4" w:rsidRPr="00157CA4">
        <w:rPr>
          <w:rFonts w:ascii="Arial" w:hAnsi="Arial" w:cs="Arial"/>
        </w:rPr>
        <w:t xml:space="preserve">deepening </w:t>
      </w:r>
      <w:r w:rsidR="00833F37" w:rsidRPr="00C00DB8">
        <w:rPr>
          <w:rFonts w:ascii="Arial" w:hAnsi="Arial" w:cs="Arial"/>
        </w:rPr>
        <w:t>interdependencies across energy vectors, further complicating real-time operations.</w:t>
      </w:r>
      <w:r w:rsidR="0026567E">
        <w:rPr>
          <w:rFonts w:ascii="Arial" w:hAnsi="Arial" w:cs="Arial" w:hint="eastAsia"/>
        </w:rPr>
        <w:t xml:space="preserve"> </w:t>
      </w:r>
      <w:r w:rsidR="00321920" w:rsidRPr="00321920">
        <w:rPr>
          <w:rFonts w:ascii="Arial" w:hAnsi="Arial" w:cs="Arial"/>
        </w:rPr>
        <w:t xml:space="preserve">Together, these developments reduce system </w:t>
      </w:r>
      <w:r w:rsidR="00321920" w:rsidRPr="00EA3679">
        <w:rPr>
          <w:rFonts w:ascii="Arial" w:hAnsi="Arial" w:cs="Arial"/>
        </w:rPr>
        <w:t>predictability</w:t>
      </w:r>
      <w:r w:rsidR="00321920" w:rsidRPr="00321920">
        <w:rPr>
          <w:rFonts w:ascii="Arial" w:hAnsi="Arial" w:cs="Arial"/>
        </w:rPr>
        <w:t xml:space="preserve"> and </w:t>
      </w:r>
      <w:r w:rsidR="00321920" w:rsidRPr="00CD14C6">
        <w:rPr>
          <w:rFonts w:ascii="Arial" w:hAnsi="Arial" w:cs="Arial"/>
        </w:rPr>
        <w:t>controllability</w:t>
      </w:r>
      <w:r w:rsidR="00321920" w:rsidRPr="00321920">
        <w:rPr>
          <w:rFonts w:ascii="Arial" w:hAnsi="Arial" w:cs="Arial"/>
        </w:rPr>
        <w:t>,</w:t>
      </w:r>
      <w:r w:rsidR="0026567E">
        <w:rPr>
          <w:rFonts w:ascii="Arial" w:hAnsi="Arial" w:cs="Arial" w:hint="eastAsia"/>
        </w:rPr>
        <w:t xml:space="preserve"> </w:t>
      </w:r>
      <w:r w:rsidR="00AA73F1" w:rsidRPr="00DD44A1">
        <w:rPr>
          <w:rFonts w:ascii="Arial" w:hAnsi="Arial" w:cs="Arial"/>
          <w:color w:val="EE0000"/>
        </w:rPr>
        <w:t>amplify</w:t>
      </w:r>
      <w:r w:rsidR="002C580E">
        <w:rPr>
          <w:rFonts w:ascii="Arial" w:hAnsi="Arial" w:cs="Arial" w:hint="eastAsia"/>
          <w:color w:val="EE0000"/>
        </w:rPr>
        <w:t>ing</w:t>
      </w:r>
      <w:r w:rsidR="00AA73F1" w:rsidRPr="00DD44A1">
        <w:rPr>
          <w:rFonts w:ascii="Arial" w:hAnsi="Arial" w:cs="Arial"/>
          <w:color w:val="EE0000"/>
        </w:rPr>
        <w:t xml:space="preserve"> </w:t>
      </w:r>
      <w:r w:rsidR="005A63A0">
        <w:rPr>
          <w:rFonts w:ascii="Arial" w:hAnsi="Arial" w:cs="Arial" w:hint="eastAsia"/>
          <w:color w:val="EE0000"/>
        </w:rPr>
        <w:t>the</w:t>
      </w:r>
      <w:r w:rsidR="0004145F">
        <w:rPr>
          <w:rFonts w:ascii="Arial" w:hAnsi="Arial" w:cs="Arial" w:hint="eastAsia"/>
          <w:color w:val="EE0000"/>
        </w:rPr>
        <w:t xml:space="preserve"> need for enhanced</w:t>
      </w:r>
      <w:r w:rsidR="005A63A0">
        <w:rPr>
          <w:rFonts w:ascii="Arial" w:hAnsi="Arial" w:cs="Arial" w:hint="eastAsia"/>
          <w:color w:val="EE0000"/>
        </w:rPr>
        <w:t xml:space="preserve"> </w:t>
      </w:r>
      <w:r w:rsidR="0026567E" w:rsidRPr="00DD44A1">
        <w:rPr>
          <w:rFonts w:ascii="Arial" w:hAnsi="Arial" w:cs="Arial" w:hint="eastAsia"/>
          <w:color w:val="EE0000"/>
        </w:rPr>
        <w:t>flexibility</w:t>
      </w:r>
      <w:r w:rsidR="00321920" w:rsidRPr="00DD44A1">
        <w:rPr>
          <w:rFonts w:ascii="Arial" w:hAnsi="Arial" w:cs="Arial"/>
          <w:color w:val="EE0000"/>
        </w:rPr>
        <w:t xml:space="preserve"> across supply, demand, and multi-energy domains</w:t>
      </w:r>
      <w:r w:rsidR="00321920" w:rsidRPr="00321920">
        <w:rPr>
          <w:rFonts w:ascii="Arial" w:hAnsi="Arial" w:cs="Arial"/>
        </w:rPr>
        <w:t>.</w:t>
      </w:r>
      <w:r w:rsidR="0026567E">
        <w:rPr>
          <w:rFonts w:ascii="Arial" w:hAnsi="Arial" w:cs="Arial" w:hint="eastAsia"/>
        </w:rPr>
        <w:t xml:space="preserve"> </w:t>
      </w:r>
      <w:r w:rsidR="004F51BF" w:rsidRPr="00252C6E">
        <w:rPr>
          <w:rFonts w:ascii="Arial" w:hAnsi="Arial" w:cs="Arial"/>
          <w:highlight w:val="yellow"/>
        </w:rPr>
        <w:t>Fig</w:t>
      </w:r>
      <w:r w:rsidR="00494B00">
        <w:rPr>
          <w:rFonts w:ascii="Arial" w:hAnsi="Arial" w:cs="Arial" w:hint="eastAsia"/>
          <w:highlight w:val="yellow"/>
        </w:rPr>
        <w:t>.</w:t>
      </w:r>
      <w:r w:rsidR="004F51BF" w:rsidRPr="00252C6E">
        <w:rPr>
          <w:rFonts w:ascii="Arial" w:hAnsi="Arial" w:cs="Arial"/>
          <w:highlight w:val="yellow"/>
        </w:rPr>
        <w:t xml:space="preserve"> 1</w:t>
      </w:r>
      <w:r w:rsidR="004F51BF" w:rsidRPr="004F51BF">
        <w:rPr>
          <w:rFonts w:ascii="Arial" w:hAnsi="Arial" w:cs="Arial"/>
        </w:rPr>
        <w:t xml:space="preserve"> illustrates </w:t>
      </w:r>
      <w:r w:rsidR="008C16D2" w:rsidRPr="008C16D2">
        <w:rPr>
          <w:rFonts w:ascii="Arial" w:hAnsi="Arial" w:cs="Arial" w:hint="eastAsia"/>
        </w:rPr>
        <w:t xml:space="preserve">six representative flexibility </w:t>
      </w:r>
      <w:r w:rsidR="008C16D2">
        <w:rPr>
          <w:rFonts w:ascii="Arial" w:hAnsi="Arial" w:cs="Arial" w:hint="eastAsia"/>
        </w:rPr>
        <w:t>needs</w:t>
      </w:r>
      <w:r w:rsidR="008C16D2" w:rsidRPr="008C16D2">
        <w:rPr>
          <w:rFonts w:ascii="Arial" w:hAnsi="Arial" w:cs="Arial" w:hint="eastAsia"/>
        </w:rPr>
        <w:t xml:space="preserve"> </w:t>
      </w:r>
      <w:r w:rsidR="00121E28">
        <w:rPr>
          <w:rFonts w:ascii="Arial" w:hAnsi="Arial" w:cs="Arial" w:hint="eastAsia"/>
        </w:rPr>
        <w:t>in</w:t>
      </w:r>
      <w:r w:rsidR="008C16D2" w:rsidRPr="008C16D2">
        <w:rPr>
          <w:rFonts w:ascii="Arial" w:hAnsi="Arial" w:cs="Arial" w:hint="eastAsia"/>
        </w:rPr>
        <w:t xml:space="preserve"> clean energy systems</w:t>
      </w:r>
      <w:r w:rsidR="008C16D2">
        <w:rPr>
          <w:rFonts w:ascii="Arial" w:hAnsi="Arial" w:cs="Arial" w:hint="eastAsia"/>
        </w:rPr>
        <w:t>.</w:t>
      </w:r>
    </w:p>
    <w:p w14:paraId="4F1DB8F2" w14:textId="1704123F" w:rsidR="00EF39BB" w:rsidRPr="007E02BF" w:rsidRDefault="00414894" w:rsidP="00242933">
      <w:pPr>
        <w:jc w:val="left"/>
        <w:rPr>
          <w:rFonts w:ascii="Arial" w:hAnsi="Arial" w:cs="Arial"/>
          <w:color w:val="000000" w:themeColor="text1"/>
        </w:rPr>
      </w:pPr>
      <w:r w:rsidRPr="00610DE4">
        <w:rPr>
          <w:rFonts w:ascii="Arial" w:hAnsi="Arial" w:cs="Arial" w:hint="eastAsia"/>
          <w:highlight w:val="yellow"/>
        </w:rPr>
        <w:t xml:space="preserve">Power </w:t>
      </w:r>
      <w:r w:rsidRPr="00B76778">
        <w:rPr>
          <w:rFonts w:ascii="Arial" w:hAnsi="Arial" w:cs="Arial" w:hint="eastAsia"/>
          <w:highlight w:val="yellow"/>
        </w:rPr>
        <w:t>balancing</w:t>
      </w:r>
      <w:r w:rsidR="0074003D" w:rsidRPr="00B76778">
        <w:rPr>
          <w:rFonts w:ascii="Arial" w:hAnsi="Arial" w:cs="Arial" w:hint="eastAsia"/>
          <w:highlight w:val="yellow"/>
        </w:rPr>
        <w:t xml:space="preserve"> </w:t>
      </w:r>
      <w:r w:rsidR="00B807CE" w:rsidRPr="00B76778">
        <w:rPr>
          <w:rFonts w:ascii="Arial" w:hAnsi="Arial" w:cs="Arial" w:hint="eastAsia"/>
          <w:highlight w:val="yellow"/>
        </w:rPr>
        <w:t>maintain</w:t>
      </w:r>
      <w:r w:rsidR="00F81AEF" w:rsidRPr="00B76778">
        <w:rPr>
          <w:rFonts w:ascii="Arial" w:hAnsi="Arial" w:cs="Arial" w:hint="eastAsia"/>
          <w:highlight w:val="yellow"/>
        </w:rPr>
        <w:t>s</w:t>
      </w:r>
      <w:r w:rsidR="00B807CE" w:rsidRPr="00B76778">
        <w:rPr>
          <w:rFonts w:ascii="Arial" w:hAnsi="Arial" w:cs="Arial"/>
          <w:highlight w:val="yellow"/>
        </w:rPr>
        <w:t xml:space="preserve"> continuous real-time balance between electricity supply and demand</w:t>
      </w:r>
      <w:r w:rsidR="00772947" w:rsidRPr="00B76778">
        <w:rPr>
          <w:rFonts w:ascii="Arial" w:hAnsi="Arial" w:cs="Arial" w:hint="eastAsia"/>
          <w:highlight w:val="yellow"/>
        </w:rPr>
        <w:t>,</w:t>
      </w:r>
      <w:r w:rsidR="00772947">
        <w:rPr>
          <w:rFonts w:ascii="Arial" w:hAnsi="Arial" w:cs="Arial" w:hint="eastAsia"/>
        </w:rPr>
        <w:t xml:space="preserve"> which</w:t>
      </w:r>
      <w:r w:rsidR="00664682">
        <w:rPr>
          <w:rFonts w:ascii="Arial" w:hAnsi="Arial" w:cs="Arial" w:hint="eastAsia"/>
        </w:rPr>
        <w:t xml:space="preserve"> is</w:t>
      </w:r>
      <w:r w:rsidR="00B807CE">
        <w:rPr>
          <w:rFonts w:ascii="Arial" w:hAnsi="Arial" w:cs="Arial" w:hint="eastAsia"/>
        </w:rPr>
        <w:t xml:space="preserve"> </w:t>
      </w:r>
      <w:r w:rsidR="00303845">
        <w:rPr>
          <w:rFonts w:ascii="Arial" w:hAnsi="Arial" w:cs="Arial" w:hint="eastAsia"/>
        </w:rPr>
        <w:t xml:space="preserve">a fundamental </w:t>
      </w:r>
      <w:r w:rsidR="004E46F6" w:rsidRPr="008B6A23">
        <w:rPr>
          <w:rFonts w:ascii="Arial" w:hAnsi="Arial" w:cs="Arial"/>
        </w:rPr>
        <w:t>operational</w:t>
      </w:r>
      <w:r w:rsidR="004E46F6" w:rsidRPr="00A217FD">
        <w:rPr>
          <w:rFonts w:ascii="Arial" w:hAnsi="Arial" w:cs="Arial"/>
        </w:rPr>
        <w:t xml:space="preserve"> </w:t>
      </w:r>
      <w:r w:rsidR="00303845">
        <w:rPr>
          <w:rFonts w:ascii="Arial" w:hAnsi="Arial" w:cs="Arial" w:hint="eastAsia"/>
        </w:rPr>
        <w:t>requirement in clean energy systems</w:t>
      </w:r>
      <w:r w:rsidR="0074003D">
        <w:rPr>
          <w:rFonts w:ascii="Arial" w:hAnsi="Arial" w:cs="Arial" w:hint="eastAsia"/>
        </w:rPr>
        <w:t>.</w:t>
      </w:r>
      <w:r w:rsidR="00113B03" w:rsidRPr="00113B03">
        <w:rPr>
          <w:rFonts w:hint="eastAsia"/>
        </w:rPr>
        <w:t xml:space="preserve"> </w:t>
      </w:r>
      <w:r w:rsidR="00113B03" w:rsidRPr="00113B03">
        <w:rPr>
          <w:rFonts w:ascii="Arial" w:hAnsi="Arial" w:cs="Arial" w:hint="eastAsia"/>
        </w:rPr>
        <w:t xml:space="preserve">As </w:t>
      </w:r>
      <w:r w:rsidR="00113B03" w:rsidRPr="00047495">
        <w:rPr>
          <w:rFonts w:ascii="Arial" w:hAnsi="Arial" w:cs="Arial" w:hint="eastAsia"/>
          <w:color w:val="0070C0"/>
        </w:rPr>
        <w:t xml:space="preserve">generation becomes </w:t>
      </w:r>
      <w:r w:rsidR="00BD57C3" w:rsidRPr="00047495">
        <w:rPr>
          <w:rFonts w:ascii="Arial" w:hAnsi="Arial" w:cs="Arial"/>
          <w:color w:val="0070C0"/>
        </w:rPr>
        <w:t xml:space="preserve">increasingly </w:t>
      </w:r>
      <w:r w:rsidR="00113B03" w:rsidRPr="00047495">
        <w:rPr>
          <w:rFonts w:ascii="Arial" w:hAnsi="Arial" w:cs="Arial" w:hint="eastAsia"/>
          <w:color w:val="0070C0"/>
        </w:rPr>
        <w:t>weather-dependent</w:t>
      </w:r>
      <w:r w:rsidR="00113B03" w:rsidRPr="00113B03">
        <w:rPr>
          <w:rFonts w:ascii="Arial" w:hAnsi="Arial" w:cs="Arial" w:hint="eastAsia"/>
        </w:rPr>
        <w:t>, flexibility</w:t>
      </w:r>
      <w:r w:rsidR="00BD57C3">
        <w:rPr>
          <w:rFonts w:ascii="Arial" w:hAnsi="Arial" w:cs="Arial" w:hint="eastAsia"/>
        </w:rPr>
        <w:t xml:space="preserve"> needs</w:t>
      </w:r>
      <w:r w:rsidR="00113B03" w:rsidRPr="00113B03">
        <w:rPr>
          <w:rFonts w:ascii="Arial" w:hAnsi="Arial" w:cs="Arial" w:hint="eastAsia"/>
        </w:rPr>
        <w:t xml:space="preserve"> </w:t>
      </w:r>
      <w:r w:rsidR="00225EE1" w:rsidRPr="00EF39BB">
        <w:rPr>
          <w:rFonts w:ascii="Arial" w:hAnsi="Arial" w:cs="Arial"/>
          <w:color w:val="000000" w:themeColor="text1"/>
        </w:rPr>
        <w:t xml:space="preserve">emerge </w:t>
      </w:r>
      <w:r w:rsidR="0042243F" w:rsidRPr="00A217FD">
        <w:rPr>
          <w:rFonts w:ascii="Arial" w:hAnsi="Arial" w:cs="Arial"/>
        </w:rPr>
        <w:t>across all timescales</w:t>
      </w:r>
      <w:r w:rsidR="00113B03" w:rsidRPr="00113B03">
        <w:rPr>
          <w:rFonts w:ascii="Arial" w:hAnsi="Arial" w:cs="Arial" w:hint="eastAsia"/>
        </w:rPr>
        <w:t>.</w:t>
      </w:r>
      <w:r w:rsidR="00355664">
        <w:rPr>
          <w:rFonts w:ascii="Arial" w:hAnsi="Arial" w:cs="Arial" w:hint="eastAsia"/>
        </w:rPr>
        <w:t xml:space="preserve"> </w:t>
      </w:r>
      <w:r w:rsidR="00113B03" w:rsidRPr="00113B03">
        <w:rPr>
          <w:rFonts w:ascii="Arial" w:hAnsi="Arial" w:cs="Arial" w:hint="eastAsia"/>
        </w:rPr>
        <w:t>In the short term</w:t>
      </w:r>
      <w:r w:rsidR="00FA33FF">
        <w:rPr>
          <w:rFonts w:ascii="Arial" w:hAnsi="Arial" w:cs="Arial" w:hint="eastAsia"/>
        </w:rPr>
        <w:t xml:space="preserve"> </w:t>
      </w:r>
      <w:r w:rsidR="001D1ED4">
        <w:rPr>
          <w:rFonts w:ascii="Arial" w:hAnsi="Arial" w:cs="Arial" w:hint="eastAsia"/>
        </w:rPr>
        <w:t>(</w:t>
      </w:r>
      <w:r w:rsidR="00113B03" w:rsidRPr="007E2F0C">
        <w:rPr>
          <w:rFonts w:ascii="Arial" w:hAnsi="Arial" w:cs="Arial" w:hint="eastAsia"/>
          <w:color w:val="00B050"/>
        </w:rPr>
        <w:t>seconds to hours</w:t>
      </w:r>
      <w:r w:rsidR="001D1ED4">
        <w:rPr>
          <w:rFonts w:ascii="Arial" w:hAnsi="Arial" w:cs="Arial" w:hint="eastAsia"/>
        </w:rPr>
        <w:t>),</w:t>
      </w:r>
      <w:r w:rsidR="00FA33FF">
        <w:rPr>
          <w:rFonts w:ascii="Arial" w:hAnsi="Arial" w:cs="Arial" w:hint="eastAsia"/>
        </w:rPr>
        <w:t xml:space="preserve"> </w:t>
      </w:r>
      <w:r w:rsidR="00113B03" w:rsidRPr="00113B03">
        <w:rPr>
          <w:rFonts w:ascii="Arial" w:hAnsi="Arial" w:cs="Arial" w:hint="eastAsia"/>
        </w:rPr>
        <w:t>flexibility</w:t>
      </w:r>
      <w:r w:rsidR="00FA33FF">
        <w:rPr>
          <w:rFonts w:ascii="Arial" w:hAnsi="Arial" w:cs="Arial" w:hint="eastAsia"/>
        </w:rPr>
        <w:t xml:space="preserve"> </w:t>
      </w:r>
      <w:r w:rsidR="00113B03" w:rsidRPr="00113B03">
        <w:rPr>
          <w:rFonts w:ascii="Arial" w:hAnsi="Arial" w:cs="Arial" w:hint="eastAsia"/>
        </w:rPr>
        <w:t xml:space="preserve">is </w:t>
      </w:r>
      <w:r w:rsidR="00E2625A" w:rsidRPr="00E81D93">
        <w:rPr>
          <w:rFonts w:ascii="Arial" w:hAnsi="Arial" w:cs="Arial"/>
        </w:rPr>
        <w:t xml:space="preserve">required </w:t>
      </w:r>
      <w:r w:rsidR="00113B03" w:rsidRPr="00113B03">
        <w:rPr>
          <w:rFonts w:ascii="Arial" w:hAnsi="Arial" w:cs="Arial" w:hint="eastAsia"/>
        </w:rPr>
        <w:t xml:space="preserve">to </w:t>
      </w:r>
      <w:r w:rsidR="00113B03" w:rsidRPr="00EC21A4">
        <w:rPr>
          <w:rFonts w:ascii="Arial" w:hAnsi="Arial" w:cs="Arial" w:hint="eastAsia"/>
          <w:color w:val="EE0000"/>
        </w:rPr>
        <w:t>manage real-time deviations</w:t>
      </w:r>
      <w:r w:rsidR="000819DB">
        <w:rPr>
          <w:rFonts w:ascii="Arial" w:hAnsi="Arial" w:cs="Arial" w:hint="eastAsia"/>
          <w:color w:val="EE0000"/>
        </w:rPr>
        <w:t xml:space="preserve">, </w:t>
      </w:r>
      <w:r w:rsidR="001B553F" w:rsidRPr="00047495">
        <w:rPr>
          <w:rFonts w:ascii="Arial" w:hAnsi="Arial" w:cs="Arial" w:hint="eastAsia"/>
          <w:color w:val="0070C0"/>
        </w:rPr>
        <w:t>such as those</w:t>
      </w:r>
      <w:r w:rsidR="00113B03" w:rsidRPr="00047495">
        <w:rPr>
          <w:rFonts w:ascii="Arial" w:hAnsi="Arial" w:cs="Arial" w:hint="eastAsia"/>
          <w:color w:val="0070C0"/>
        </w:rPr>
        <w:t xml:space="preserve"> caused by </w:t>
      </w:r>
      <w:r w:rsidR="0089220C" w:rsidRPr="0089220C">
        <w:rPr>
          <w:rFonts w:ascii="Arial" w:hAnsi="Arial" w:cs="Arial" w:hint="eastAsia"/>
          <w:color w:val="0070C0"/>
        </w:rPr>
        <w:t xml:space="preserve">sudden </w:t>
      </w:r>
      <w:r w:rsidR="00355664" w:rsidRPr="00047495">
        <w:rPr>
          <w:rFonts w:ascii="Arial" w:hAnsi="Arial" w:cs="Arial" w:hint="eastAsia"/>
          <w:color w:val="0070C0"/>
        </w:rPr>
        <w:t>changes in weather affecting</w:t>
      </w:r>
      <w:r w:rsidR="00113B03" w:rsidRPr="00047495">
        <w:rPr>
          <w:rFonts w:ascii="Arial" w:hAnsi="Arial" w:cs="Arial" w:hint="eastAsia"/>
          <w:color w:val="0070C0"/>
        </w:rPr>
        <w:t xml:space="preserve"> renewable </w:t>
      </w:r>
      <w:r w:rsidR="00E2625A" w:rsidRPr="00047495">
        <w:rPr>
          <w:rFonts w:ascii="Arial" w:hAnsi="Arial" w:cs="Arial"/>
          <w:color w:val="0070C0"/>
        </w:rPr>
        <w:t>output</w:t>
      </w:r>
      <w:r w:rsidR="00113B03" w:rsidRPr="00113B03">
        <w:rPr>
          <w:rFonts w:ascii="Arial" w:hAnsi="Arial" w:cs="Arial" w:hint="eastAsia"/>
        </w:rPr>
        <w:t>.</w:t>
      </w:r>
      <w:r w:rsidR="00B86393" w:rsidRPr="00B86393">
        <w:rPr>
          <w:rFonts w:hint="eastAsia"/>
        </w:rPr>
        <w:t xml:space="preserve"> </w:t>
      </w:r>
      <w:r w:rsidR="009E0CC4">
        <w:rPr>
          <w:rFonts w:ascii="Arial" w:hAnsi="Arial" w:cs="Arial" w:hint="eastAsia"/>
        </w:rPr>
        <w:t>Over</w:t>
      </w:r>
      <w:r w:rsidR="00E81D93" w:rsidRPr="00E81D93">
        <w:rPr>
          <w:rFonts w:ascii="Arial" w:hAnsi="Arial" w:cs="Arial"/>
        </w:rPr>
        <w:t xml:space="preserve"> long</w:t>
      </w:r>
      <w:r w:rsidR="009E0CC4">
        <w:rPr>
          <w:rFonts w:ascii="Arial" w:hAnsi="Arial" w:cs="Arial" w:hint="eastAsia"/>
        </w:rPr>
        <w:t>er</w:t>
      </w:r>
      <w:r w:rsidR="00E81D93" w:rsidRPr="00E81D93">
        <w:rPr>
          <w:rFonts w:ascii="Arial" w:hAnsi="Arial" w:cs="Arial"/>
        </w:rPr>
        <w:t xml:space="preserve"> term</w:t>
      </w:r>
      <w:r w:rsidR="00E81D93">
        <w:rPr>
          <w:rFonts w:ascii="Arial" w:hAnsi="Arial" w:cs="Arial" w:hint="eastAsia"/>
        </w:rPr>
        <w:t xml:space="preserve"> </w:t>
      </w:r>
      <w:r w:rsidR="00125C33">
        <w:rPr>
          <w:rFonts w:ascii="Arial" w:hAnsi="Arial" w:cs="Arial" w:hint="eastAsia"/>
        </w:rPr>
        <w:t>(</w:t>
      </w:r>
      <w:r w:rsidR="00E81D93" w:rsidRPr="007E2F0C">
        <w:rPr>
          <w:rFonts w:ascii="Arial" w:hAnsi="Arial" w:cs="Arial"/>
          <w:color w:val="00B050"/>
        </w:rPr>
        <w:t>days to seasons</w:t>
      </w:r>
      <w:r w:rsidR="00125C33">
        <w:rPr>
          <w:rFonts w:ascii="Arial" w:hAnsi="Arial" w:cs="Arial" w:hint="eastAsia"/>
        </w:rPr>
        <w:t>),</w:t>
      </w:r>
      <w:r w:rsidR="00E81D93">
        <w:rPr>
          <w:rFonts w:ascii="Arial" w:hAnsi="Arial" w:cs="Arial" w:hint="eastAsia"/>
        </w:rPr>
        <w:t xml:space="preserve"> </w:t>
      </w:r>
      <w:r w:rsidR="00E81D93" w:rsidRPr="00E81D93">
        <w:rPr>
          <w:rFonts w:ascii="Arial" w:hAnsi="Arial" w:cs="Arial"/>
        </w:rPr>
        <w:t>flexibility</w:t>
      </w:r>
      <w:r w:rsidR="00E81D93">
        <w:rPr>
          <w:rFonts w:ascii="Arial" w:hAnsi="Arial" w:cs="Arial" w:hint="eastAsia"/>
        </w:rPr>
        <w:t xml:space="preserve"> </w:t>
      </w:r>
      <w:r w:rsidR="00E81D93" w:rsidRPr="00E81D93">
        <w:rPr>
          <w:rFonts w:ascii="Arial" w:hAnsi="Arial" w:cs="Arial"/>
        </w:rPr>
        <w:t xml:space="preserve">is </w:t>
      </w:r>
      <w:r w:rsidR="00E2625A">
        <w:rPr>
          <w:rFonts w:ascii="Arial" w:hAnsi="Arial" w:cs="Arial" w:hint="eastAsia"/>
        </w:rPr>
        <w:t>needed</w:t>
      </w:r>
      <w:r w:rsidR="00E81D93" w:rsidRPr="00E81D93">
        <w:rPr>
          <w:rFonts w:ascii="Arial" w:hAnsi="Arial" w:cs="Arial"/>
        </w:rPr>
        <w:t xml:space="preserve"> to </w:t>
      </w:r>
      <w:r w:rsidR="00E2625A" w:rsidRPr="00A06E4A">
        <w:rPr>
          <w:rFonts w:ascii="Arial" w:hAnsi="Arial" w:cs="Arial"/>
          <w:color w:val="EE0000"/>
        </w:rPr>
        <w:t xml:space="preserve">address </w:t>
      </w:r>
      <w:r w:rsidR="00E81D93" w:rsidRPr="00A06E4A">
        <w:rPr>
          <w:rFonts w:ascii="Arial" w:hAnsi="Arial" w:cs="Arial"/>
          <w:color w:val="EE0000"/>
        </w:rPr>
        <w:t xml:space="preserve">structural mismatches between </w:t>
      </w:r>
      <w:r w:rsidR="00935E14" w:rsidRPr="00A06E4A">
        <w:rPr>
          <w:rFonts w:ascii="Arial" w:hAnsi="Arial" w:cs="Arial"/>
          <w:color w:val="EE0000"/>
        </w:rPr>
        <w:t>when electricity is generated and when it is needed</w:t>
      </w:r>
      <w:r w:rsidR="00E81D93" w:rsidRPr="00E81D93">
        <w:rPr>
          <w:rFonts w:ascii="Arial" w:hAnsi="Arial" w:cs="Arial"/>
        </w:rPr>
        <w:t>.</w:t>
      </w:r>
      <w:r w:rsidR="002570ED" w:rsidRPr="002570ED">
        <w:rPr>
          <w:rFonts w:ascii="Arial" w:hAnsi="Arial" w:cs="Arial" w:hint="eastAsia"/>
        </w:rPr>
        <w:t xml:space="preserve"> </w:t>
      </w:r>
      <w:r w:rsidR="00732E7F">
        <w:rPr>
          <w:rFonts w:ascii="Arial" w:hAnsi="Arial" w:cs="Arial" w:hint="eastAsia"/>
        </w:rPr>
        <w:t>A</w:t>
      </w:r>
      <w:r w:rsidR="002570ED" w:rsidRPr="00890CA2">
        <w:rPr>
          <w:rFonts w:ascii="Arial" w:hAnsi="Arial" w:cs="Arial" w:hint="eastAsia"/>
        </w:rPr>
        <w:t xml:space="preserve"> prominent example is the </w:t>
      </w:r>
      <w:r w:rsidR="002570ED" w:rsidRPr="00A06E4A">
        <w:rPr>
          <w:rFonts w:ascii="Arial" w:hAnsi="Arial" w:cs="Arial" w:hint="eastAsia"/>
        </w:rPr>
        <w:t xml:space="preserve">occurrence of prolonged </w:t>
      </w:r>
      <w:proofErr w:type="spellStart"/>
      <w:r w:rsidR="002570ED" w:rsidRPr="00A06E4A">
        <w:rPr>
          <w:rFonts w:ascii="Arial" w:hAnsi="Arial" w:cs="Arial" w:hint="eastAsia"/>
        </w:rPr>
        <w:t>vRES</w:t>
      </w:r>
      <w:proofErr w:type="spellEnd"/>
      <w:r w:rsidR="001A11A6" w:rsidRPr="00A06E4A">
        <w:rPr>
          <w:rFonts w:ascii="Arial" w:hAnsi="Arial" w:cs="Arial" w:hint="eastAsia"/>
        </w:rPr>
        <w:t xml:space="preserve"> shortages</w:t>
      </w:r>
      <w:r w:rsidR="002570ED" w:rsidRPr="00890CA2">
        <w:rPr>
          <w:rFonts w:ascii="Arial" w:hAnsi="Arial" w:cs="Arial" w:hint="eastAsia"/>
        </w:rPr>
        <w:t>,</w:t>
      </w:r>
      <w:r w:rsidR="00F24E53" w:rsidRPr="00F24E53">
        <w:rPr>
          <w:rFonts w:ascii="Arial" w:hAnsi="Arial" w:cs="Arial"/>
        </w:rPr>
        <w:t xml:space="preserve"> known </w:t>
      </w:r>
      <w:r w:rsidR="00F24E53">
        <w:rPr>
          <w:rFonts w:ascii="Arial" w:hAnsi="Arial" w:cs="Arial" w:hint="eastAsia"/>
        </w:rPr>
        <w:t>as</w:t>
      </w:r>
      <w:r w:rsidR="00F24E53" w:rsidRPr="00F24E53">
        <w:rPr>
          <w:rFonts w:ascii="Arial" w:hAnsi="Arial" w:cs="Arial"/>
        </w:rPr>
        <w:t xml:space="preserve"> </w:t>
      </w:r>
      <w:r w:rsidR="00A93675" w:rsidRPr="00A93675">
        <w:rPr>
          <w:rFonts w:ascii="Arial" w:hAnsi="Arial" w:cs="Arial"/>
          <w:color w:val="0070C0"/>
        </w:rPr>
        <w:t>'</w:t>
      </w:r>
      <w:proofErr w:type="spellStart"/>
      <w:r w:rsidR="00F24E53" w:rsidRPr="00A93675">
        <w:rPr>
          <w:rFonts w:ascii="Arial" w:hAnsi="Arial" w:cs="Arial"/>
          <w:color w:val="0070C0"/>
        </w:rPr>
        <w:t>Dunkelflaute</w:t>
      </w:r>
      <w:proofErr w:type="spellEnd"/>
      <w:r w:rsidR="00A93675" w:rsidRPr="00A93675">
        <w:rPr>
          <w:rFonts w:ascii="Arial" w:hAnsi="Arial" w:cs="Arial"/>
          <w:color w:val="0070C0"/>
        </w:rPr>
        <w:t>'</w:t>
      </w:r>
      <w:r w:rsidR="00F24E53" w:rsidRPr="00F24E53">
        <w:rPr>
          <w:rFonts w:ascii="Arial" w:hAnsi="Arial" w:cs="Arial"/>
        </w:rPr>
        <w:t>, which often coincide with high winter demand</w:t>
      </w:r>
      <w:r w:rsidR="00757FD3">
        <w:rPr>
          <w:rFonts w:ascii="Arial" w:hAnsi="Arial" w:cs="Arial" w:hint="eastAsia"/>
        </w:rPr>
        <w:t xml:space="preserve"> and </w:t>
      </w:r>
      <w:r w:rsidR="001177C7" w:rsidRPr="001177C7">
        <w:rPr>
          <w:rFonts w:ascii="Arial" w:hAnsi="Arial" w:cs="Arial"/>
        </w:rPr>
        <w:t xml:space="preserve">place </w:t>
      </w:r>
      <w:r w:rsidR="00757FD3" w:rsidRPr="009E0CC4">
        <w:rPr>
          <w:rFonts w:ascii="Arial" w:hAnsi="Arial" w:cs="Arial"/>
          <w:color w:val="000000" w:themeColor="text1"/>
        </w:rPr>
        <w:t xml:space="preserve">significant </w:t>
      </w:r>
      <w:r w:rsidR="001177C7" w:rsidRPr="001177C7">
        <w:rPr>
          <w:rFonts w:ascii="Arial" w:hAnsi="Arial" w:cs="Arial"/>
        </w:rPr>
        <w:t xml:space="preserve">stress on </w:t>
      </w:r>
      <w:r w:rsidR="00915FC5">
        <w:rPr>
          <w:rFonts w:ascii="Arial" w:hAnsi="Arial" w:cs="Arial" w:hint="eastAsia"/>
          <w:color w:val="FF0000"/>
        </w:rPr>
        <w:t>generation</w:t>
      </w:r>
      <w:r w:rsidR="001177C7" w:rsidRPr="00BB33F3">
        <w:rPr>
          <w:rFonts w:ascii="Arial" w:hAnsi="Arial" w:cs="Arial"/>
          <w:color w:val="FF0000"/>
        </w:rPr>
        <w:t xml:space="preserve"> adequacy</w:t>
      </w:r>
      <w:r w:rsidR="001D1ED4" w:rsidRPr="005C4A77">
        <w:rPr>
          <w:rFonts w:ascii="Arial" w:hAnsi="Arial" w:cs="Arial"/>
        </w:rPr>
        <w:t>.</w:t>
      </w:r>
      <w:r w:rsidR="008378E6">
        <w:rPr>
          <w:rFonts w:ascii="Arial" w:hAnsi="Arial" w:cs="Arial" w:hint="eastAsia"/>
        </w:rPr>
        <w:t xml:space="preserve"> </w:t>
      </w:r>
      <w:r w:rsidR="00220BCD" w:rsidRPr="00EC6025">
        <w:rPr>
          <w:rFonts w:ascii="Arial" w:hAnsi="Arial" w:cs="Arial" w:hint="eastAsia"/>
          <w:color w:val="A6A6A6" w:themeColor="background1" w:themeShade="A6"/>
        </w:rPr>
        <w:t xml:space="preserve">In December 2021, the </w:t>
      </w:r>
      <w:r w:rsidR="00220BCD" w:rsidRPr="00262F7F">
        <w:rPr>
          <w:rFonts w:ascii="Arial" w:hAnsi="Arial" w:cs="Arial" w:hint="eastAsia"/>
          <w:color w:val="A6A6A6" w:themeColor="background1" w:themeShade="A6"/>
          <w:highlight w:val="yellow"/>
        </w:rPr>
        <w:t>UK</w:t>
      </w:r>
      <w:r w:rsidR="00220BCD" w:rsidRPr="00EC6025">
        <w:rPr>
          <w:rFonts w:ascii="Arial" w:hAnsi="Arial" w:cs="Arial" w:hint="eastAsia"/>
          <w:color w:val="A6A6A6" w:themeColor="background1" w:themeShade="A6"/>
        </w:rPr>
        <w:t xml:space="preserve"> experienced </w:t>
      </w:r>
      <w:r w:rsidR="00757FD3" w:rsidRPr="00757FD3">
        <w:rPr>
          <w:rFonts w:ascii="Arial" w:hAnsi="Arial" w:cs="Arial" w:hint="eastAsia"/>
          <w:color w:val="A6A6A6" w:themeColor="background1" w:themeShade="A6"/>
        </w:rPr>
        <w:t xml:space="preserve">such an event </w:t>
      </w:r>
      <w:r w:rsidR="00293851" w:rsidRPr="00EC6025">
        <w:rPr>
          <w:rFonts w:ascii="Arial" w:hAnsi="Arial" w:cs="Arial" w:hint="eastAsia"/>
          <w:color w:val="A6A6A6" w:themeColor="background1" w:themeShade="A6"/>
        </w:rPr>
        <w:t>(Fig. 1a)</w:t>
      </w:r>
      <w:r w:rsidR="00220BCD" w:rsidRPr="00EC6025">
        <w:rPr>
          <w:rFonts w:ascii="Arial" w:hAnsi="Arial" w:cs="Arial" w:hint="eastAsia"/>
          <w:color w:val="A6A6A6" w:themeColor="background1" w:themeShade="A6"/>
        </w:rPr>
        <w:t xml:space="preserve">, </w:t>
      </w:r>
      <w:r w:rsidR="00271B5F">
        <w:rPr>
          <w:rFonts w:ascii="Arial" w:hAnsi="Arial" w:cs="Arial" w:hint="eastAsia"/>
          <w:color w:val="A6A6A6" w:themeColor="background1" w:themeShade="A6"/>
        </w:rPr>
        <w:t>with</w:t>
      </w:r>
      <w:r w:rsidR="00220BCD" w:rsidRPr="00EC6025">
        <w:rPr>
          <w:rFonts w:ascii="Arial" w:hAnsi="Arial" w:cs="Arial" w:hint="eastAsia"/>
          <w:color w:val="A6A6A6" w:themeColor="background1" w:themeShade="A6"/>
        </w:rPr>
        <w:t xml:space="preserve"> </w:t>
      </w:r>
      <w:r w:rsidR="00CF36FF">
        <w:rPr>
          <w:rFonts w:ascii="Arial" w:hAnsi="Arial" w:cs="Arial" w:hint="eastAsia"/>
          <w:color w:val="A6A6A6" w:themeColor="background1" w:themeShade="A6"/>
        </w:rPr>
        <w:t xml:space="preserve">daily </w:t>
      </w:r>
      <w:r w:rsidR="002076F6">
        <w:rPr>
          <w:rFonts w:ascii="Arial" w:hAnsi="Arial" w:cs="Arial" w:hint="eastAsia"/>
          <w:color w:val="A6A6A6" w:themeColor="background1" w:themeShade="A6"/>
        </w:rPr>
        <w:t>average</w:t>
      </w:r>
      <w:r w:rsidR="00EC6025" w:rsidRPr="00EC6025">
        <w:rPr>
          <w:rFonts w:ascii="Arial" w:hAnsi="Arial" w:cs="Arial"/>
          <w:color w:val="A6A6A6" w:themeColor="background1" w:themeShade="A6"/>
        </w:rPr>
        <w:t xml:space="preserve"> </w:t>
      </w:r>
      <w:r w:rsidR="00220BCD" w:rsidRPr="00EC6025">
        <w:rPr>
          <w:rFonts w:ascii="Arial" w:hAnsi="Arial" w:cs="Arial" w:hint="eastAsia"/>
          <w:color w:val="A6A6A6" w:themeColor="background1" w:themeShade="A6"/>
        </w:rPr>
        <w:t>reliance on fossil fuels</w:t>
      </w:r>
      <w:r w:rsidR="00703FB9">
        <w:rPr>
          <w:rFonts w:ascii="Arial" w:hAnsi="Arial" w:cs="Arial" w:hint="eastAsia"/>
          <w:color w:val="A6A6A6" w:themeColor="background1" w:themeShade="A6"/>
        </w:rPr>
        <w:t xml:space="preserve"> </w:t>
      </w:r>
      <w:r w:rsidR="00AF0ACB" w:rsidRPr="00AF0ACB">
        <w:rPr>
          <w:rFonts w:ascii="Arial" w:hAnsi="Arial" w:cs="Arial" w:hint="eastAsia"/>
          <w:color w:val="A6A6A6" w:themeColor="background1" w:themeShade="A6"/>
        </w:rPr>
        <w:t xml:space="preserve">reaching </w:t>
      </w:r>
      <w:r w:rsidR="00AF0ACB" w:rsidRPr="000F34E4">
        <w:rPr>
          <w:rFonts w:ascii="Arial" w:hAnsi="Arial" w:cs="Arial" w:hint="eastAsia"/>
          <w:color w:val="A6A6A6" w:themeColor="background1" w:themeShade="A6"/>
          <w:highlight w:val="yellow"/>
        </w:rPr>
        <w:t xml:space="preserve">95% </w:t>
      </w:r>
      <w:r w:rsidR="00A753F4">
        <w:rPr>
          <w:rFonts w:ascii="Arial" w:hAnsi="Arial" w:cs="Arial" w:hint="eastAsia"/>
          <w:color w:val="A6A6A6" w:themeColor="background1" w:themeShade="A6"/>
          <w:highlight w:val="yellow"/>
        </w:rPr>
        <w:t>from</w:t>
      </w:r>
      <w:r w:rsidR="00AF0ACB" w:rsidRPr="000F34E4">
        <w:rPr>
          <w:rFonts w:ascii="Arial" w:hAnsi="Arial" w:cs="Arial" w:hint="eastAsia"/>
          <w:color w:val="A6A6A6" w:themeColor="background1" w:themeShade="A6"/>
          <w:highlight w:val="yellow"/>
        </w:rPr>
        <w:t xml:space="preserve"> </w:t>
      </w:r>
      <w:r w:rsidR="00AF0ACB" w:rsidRPr="00880310">
        <w:rPr>
          <w:rFonts w:ascii="Arial" w:hAnsi="Arial" w:cs="Arial" w:hint="eastAsia"/>
          <w:color w:val="A6A6A6" w:themeColor="background1" w:themeShade="A6"/>
          <w:highlight w:val="yellow"/>
        </w:rPr>
        <w:t>December</w:t>
      </w:r>
      <w:r w:rsidR="00880310" w:rsidRPr="00880310">
        <w:rPr>
          <w:rFonts w:ascii="Arial" w:hAnsi="Arial" w:cs="Arial" w:hint="eastAsia"/>
          <w:color w:val="A6A6A6" w:themeColor="background1" w:themeShade="A6"/>
          <w:highlight w:val="yellow"/>
        </w:rPr>
        <w:t xml:space="preserve"> 16-21</w:t>
      </w:r>
      <w:r w:rsidR="00AF0ACB">
        <w:rPr>
          <w:rFonts w:ascii="Arial" w:hAnsi="Arial" w:cs="Arial" w:hint="eastAsia"/>
          <w:color w:val="A6A6A6" w:themeColor="background1" w:themeShade="A6"/>
        </w:rPr>
        <w:t xml:space="preserve"> </w:t>
      </w:r>
      <w:r w:rsidR="00220BCD" w:rsidRPr="00EC6025">
        <w:rPr>
          <w:rFonts w:ascii="Arial" w:hAnsi="Arial" w:cs="Arial" w:hint="eastAsia"/>
          <w:color w:val="A6A6A6" w:themeColor="background1" w:themeShade="A6"/>
        </w:rPr>
        <w:t xml:space="preserve">to </w:t>
      </w:r>
      <w:r w:rsidR="00A916E6" w:rsidRPr="00A916E6">
        <w:rPr>
          <w:rFonts w:ascii="Arial" w:hAnsi="Arial" w:cs="Arial" w:hint="eastAsia"/>
          <w:color w:val="A6A6A6" w:themeColor="background1" w:themeShade="A6"/>
        </w:rPr>
        <w:t>maintain system balance</w:t>
      </w:r>
      <w:r w:rsidR="00220BCD" w:rsidRPr="00EC6025">
        <w:rPr>
          <w:rFonts w:ascii="Arial" w:hAnsi="Arial" w:cs="Arial" w:hint="eastAsia"/>
          <w:color w:val="A6A6A6" w:themeColor="background1" w:themeShade="A6"/>
        </w:rPr>
        <w:t>.</w:t>
      </w:r>
      <w:r w:rsidR="007E02BF">
        <w:rPr>
          <w:rFonts w:ascii="Arial" w:hAnsi="Arial" w:cs="Arial" w:hint="eastAsia"/>
          <w:color w:val="A6A6A6" w:themeColor="background1" w:themeShade="A6"/>
        </w:rPr>
        <w:t xml:space="preserve"> </w:t>
      </w:r>
      <w:r w:rsidR="00EF39BB" w:rsidRPr="00EF39BB">
        <w:rPr>
          <w:rFonts w:ascii="Arial" w:hAnsi="Arial" w:cs="Arial"/>
          <w:color w:val="000000" w:themeColor="text1"/>
        </w:rPr>
        <w:t xml:space="preserve">This highlights the urgent need for sufficient, dispatchable flexible capacity to </w:t>
      </w:r>
      <w:r w:rsidR="00A67B6C" w:rsidRPr="009E0CC4">
        <w:rPr>
          <w:rFonts w:ascii="Arial" w:hAnsi="Arial" w:cs="Arial"/>
          <w:color w:val="000000" w:themeColor="text1"/>
        </w:rPr>
        <w:t xml:space="preserve">reliably meet demand </w:t>
      </w:r>
      <w:r w:rsidR="00EF39BB" w:rsidRPr="00EF39BB">
        <w:rPr>
          <w:rFonts w:ascii="Arial" w:hAnsi="Arial" w:cs="Arial"/>
          <w:color w:val="000000" w:themeColor="text1"/>
        </w:rPr>
        <w:t xml:space="preserve">under variable and uncertain </w:t>
      </w:r>
      <w:r w:rsidR="00A67B6C" w:rsidRPr="009E0CC4">
        <w:rPr>
          <w:rFonts w:ascii="Arial" w:hAnsi="Arial" w:cs="Arial"/>
          <w:color w:val="000000" w:themeColor="text1"/>
        </w:rPr>
        <w:t xml:space="preserve">supply </w:t>
      </w:r>
      <w:r w:rsidR="00EF39BB" w:rsidRPr="00EF39BB">
        <w:rPr>
          <w:rFonts w:ascii="Arial" w:hAnsi="Arial" w:cs="Arial"/>
          <w:color w:val="000000" w:themeColor="text1"/>
        </w:rPr>
        <w:t>conditions.</w:t>
      </w:r>
    </w:p>
    <w:p w14:paraId="69DF4D8F" w14:textId="7038E4A2" w:rsidR="00386752" w:rsidRDefault="005165F2" w:rsidP="00604448">
      <w:pPr>
        <w:jc w:val="left"/>
        <w:rPr>
          <w:rFonts w:ascii="Arial" w:hAnsi="Arial" w:cs="Arial"/>
          <w:color w:val="000000" w:themeColor="text1"/>
        </w:rPr>
      </w:pPr>
      <w:r w:rsidRPr="00610DE4">
        <w:rPr>
          <w:rFonts w:ascii="Arial" w:hAnsi="Arial" w:cs="Arial" w:hint="eastAsia"/>
          <w:highlight w:val="yellow"/>
        </w:rPr>
        <w:t xml:space="preserve">Load </w:t>
      </w:r>
      <w:r w:rsidRPr="00B76778">
        <w:rPr>
          <w:rFonts w:ascii="Arial" w:hAnsi="Arial" w:cs="Arial" w:hint="eastAsia"/>
          <w:highlight w:val="yellow"/>
        </w:rPr>
        <w:t xml:space="preserve">ramping </w:t>
      </w:r>
      <w:r w:rsidR="00AB4CFD" w:rsidRPr="00B76778">
        <w:rPr>
          <w:rFonts w:ascii="Arial" w:hAnsi="Arial" w:cs="Arial"/>
          <w:highlight w:val="yellow"/>
        </w:rPr>
        <w:t xml:space="preserve">captures </w:t>
      </w:r>
      <w:r w:rsidR="00DF6B6B" w:rsidRPr="00B76778">
        <w:rPr>
          <w:rFonts w:ascii="Arial" w:hAnsi="Arial" w:cs="Arial"/>
          <w:highlight w:val="yellow"/>
        </w:rPr>
        <w:t xml:space="preserve">rapid </w:t>
      </w:r>
      <w:r w:rsidR="003334D9" w:rsidRPr="00B76778">
        <w:rPr>
          <w:rFonts w:ascii="Arial" w:hAnsi="Arial" w:cs="Arial" w:hint="eastAsia"/>
          <w:highlight w:val="yellow"/>
        </w:rPr>
        <w:t>change</w:t>
      </w:r>
      <w:r w:rsidR="007732B7" w:rsidRPr="00B76778">
        <w:rPr>
          <w:rFonts w:ascii="Arial" w:hAnsi="Arial" w:cs="Arial" w:hint="eastAsia"/>
          <w:highlight w:val="yellow"/>
        </w:rPr>
        <w:t>s</w:t>
      </w:r>
      <w:r w:rsidR="00DF6B6B" w:rsidRPr="00B76778">
        <w:rPr>
          <w:rFonts w:ascii="Arial" w:hAnsi="Arial" w:cs="Arial"/>
          <w:highlight w:val="yellow"/>
        </w:rPr>
        <w:t xml:space="preserve"> in net electricity demand over short timeframes</w:t>
      </w:r>
      <w:r w:rsidR="00DF6B6B" w:rsidRPr="00DF6B6B">
        <w:rPr>
          <w:rFonts w:ascii="Arial" w:hAnsi="Arial" w:cs="Arial"/>
        </w:rPr>
        <w:t xml:space="preserve">, </w:t>
      </w:r>
      <w:r w:rsidR="00DF3F65" w:rsidRPr="00DF3F65">
        <w:rPr>
          <w:rFonts w:ascii="Arial" w:hAnsi="Arial" w:cs="Arial" w:hint="eastAsia"/>
        </w:rPr>
        <w:t>primarily</w:t>
      </w:r>
      <w:r w:rsidR="00DF3F65">
        <w:rPr>
          <w:rFonts w:ascii="Arial" w:hAnsi="Arial" w:cs="Arial" w:hint="eastAsia"/>
        </w:rPr>
        <w:t xml:space="preserve"> </w:t>
      </w:r>
      <w:r w:rsidR="00DF6B6B" w:rsidRPr="00DF6B6B">
        <w:rPr>
          <w:rFonts w:ascii="Arial" w:hAnsi="Arial" w:cs="Arial"/>
        </w:rPr>
        <w:t xml:space="preserve">driven by fluctuations in </w:t>
      </w:r>
      <w:proofErr w:type="spellStart"/>
      <w:r w:rsidR="00A67AF3" w:rsidRPr="00AB4CFD">
        <w:rPr>
          <w:rFonts w:ascii="Arial" w:hAnsi="Arial" w:cs="Arial"/>
        </w:rPr>
        <w:t>vRES</w:t>
      </w:r>
      <w:proofErr w:type="spellEnd"/>
      <w:r w:rsidR="00DF6B6B" w:rsidRPr="000E72A7">
        <w:rPr>
          <w:rFonts w:ascii="Arial" w:hAnsi="Arial" w:cs="Arial"/>
          <w:color w:val="000000" w:themeColor="text1"/>
        </w:rPr>
        <w:t>.</w:t>
      </w:r>
      <w:r w:rsidR="000E72A7" w:rsidRPr="000E72A7">
        <w:rPr>
          <w:rFonts w:ascii="Arial" w:hAnsi="Arial" w:cs="Arial" w:hint="eastAsia"/>
          <w:color w:val="000000" w:themeColor="text1"/>
        </w:rPr>
        <w:t xml:space="preserve"> </w:t>
      </w:r>
      <w:r w:rsidR="000E72A7" w:rsidRPr="000E72A7">
        <w:rPr>
          <w:rFonts w:ascii="Arial" w:hAnsi="Arial" w:cs="Arial"/>
          <w:color w:val="000000" w:themeColor="text1"/>
        </w:rPr>
        <w:t xml:space="preserve">In clean energy systems with </w:t>
      </w:r>
      <w:r w:rsidR="000E72A7" w:rsidRPr="003F1F33">
        <w:rPr>
          <w:rFonts w:ascii="Arial" w:hAnsi="Arial" w:cs="Arial"/>
          <w:color w:val="0070C0"/>
        </w:rPr>
        <w:t>high solar penetration</w:t>
      </w:r>
      <w:r w:rsidR="000E72A7" w:rsidRPr="000E72A7">
        <w:rPr>
          <w:rFonts w:ascii="Arial" w:hAnsi="Arial" w:cs="Arial"/>
          <w:color w:val="000000" w:themeColor="text1"/>
        </w:rPr>
        <w:t>, net load profile</w:t>
      </w:r>
      <w:r w:rsidR="00A93675">
        <w:rPr>
          <w:rFonts w:ascii="Arial" w:hAnsi="Arial" w:cs="Arial" w:hint="eastAsia"/>
          <w:color w:val="000000" w:themeColor="text1"/>
        </w:rPr>
        <w:t>s</w:t>
      </w:r>
      <w:r w:rsidR="000E72A7" w:rsidRPr="000E72A7">
        <w:rPr>
          <w:rFonts w:ascii="Arial" w:hAnsi="Arial" w:cs="Arial"/>
          <w:color w:val="000000" w:themeColor="text1"/>
        </w:rPr>
        <w:t xml:space="preserve"> often </w:t>
      </w:r>
      <w:r w:rsidR="00B73060">
        <w:rPr>
          <w:rFonts w:ascii="Arial" w:hAnsi="Arial" w:cs="Arial" w:hint="eastAsia"/>
        </w:rPr>
        <w:t>exhibit</w:t>
      </w:r>
      <w:r w:rsidR="00D820B9" w:rsidRPr="006D0945">
        <w:rPr>
          <w:rFonts w:ascii="Arial" w:hAnsi="Arial" w:cs="Arial"/>
          <w:color w:val="0070C0"/>
        </w:rPr>
        <w:t xml:space="preserve"> </w:t>
      </w:r>
      <w:r w:rsidR="00A93675">
        <w:rPr>
          <w:rFonts w:ascii="Arial" w:hAnsi="Arial" w:cs="Arial" w:hint="eastAsia"/>
          <w:color w:val="0070C0"/>
        </w:rPr>
        <w:t>the</w:t>
      </w:r>
      <w:r w:rsidR="00B73060">
        <w:rPr>
          <w:rFonts w:ascii="Arial" w:hAnsi="Arial" w:cs="Arial" w:hint="eastAsia"/>
          <w:color w:val="0070C0"/>
        </w:rPr>
        <w:t xml:space="preserve"> </w:t>
      </w:r>
      <w:r w:rsidR="00A93675" w:rsidRPr="00A93675">
        <w:rPr>
          <w:rFonts w:ascii="Arial" w:hAnsi="Arial" w:cs="Arial" w:hint="eastAsia"/>
          <w:color w:val="0070C0"/>
        </w:rPr>
        <w:t>classic</w:t>
      </w:r>
      <w:r w:rsidR="0049543C" w:rsidRPr="00A93675">
        <w:rPr>
          <w:rFonts w:ascii="Arial" w:hAnsi="Arial" w:cs="Arial" w:hint="eastAsia"/>
          <w:color w:val="0070C0"/>
        </w:rPr>
        <w:t xml:space="preserve"> </w:t>
      </w:r>
      <w:r w:rsidR="00A93675" w:rsidRPr="00A93675">
        <w:rPr>
          <w:rFonts w:ascii="Arial" w:hAnsi="Arial" w:cs="Arial"/>
          <w:color w:val="0070C0"/>
        </w:rPr>
        <w:t>'</w:t>
      </w:r>
      <w:r w:rsidR="000E72A7" w:rsidRPr="00A93675">
        <w:rPr>
          <w:rFonts w:ascii="Arial" w:hAnsi="Arial" w:cs="Arial"/>
          <w:color w:val="0070C0"/>
        </w:rPr>
        <w:t>duck</w:t>
      </w:r>
      <w:r w:rsidR="00A93675" w:rsidRPr="00A93675">
        <w:rPr>
          <w:rFonts w:ascii="Arial" w:hAnsi="Arial" w:cs="Arial" w:hint="eastAsia"/>
          <w:color w:val="0070C0"/>
        </w:rPr>
        <w:t xml:space="preserve"> curve</w:t>
      </w:r>
      <w:r w:rsidR="00A93675" w:rsidRPr="00A93675">
        <w:rPr>
          <w:rFonts w:ascii="Arial" w:hAnsi="Arial" w:cs="Arial"/>
          <w:color w:val="0070C0"/>
        </w:rPr>
        <w:t>'</w:t>
      </w:r>
      <w:r w:rsidR="003F1F33">
        <w:rPr>
          <w:rFonts w:ascii="Arial" w:hAnsi="Arial" w:cs="Arial" w:hint="eastAsia"/>
          <w:color w:val="0070C0"/>
        </w:rPr>
        <w:t xml:space="preserve"> </w:t>
      </w:r>
      <w:r w:rsidR="00434194">
        <w:rPr>
          <w:rFonts w:ascii="Arial" w:hAnsi="Arial" w:cs="Arial"/>
          <w:color w:val="000000" w:themeColor="text1"/>
        </w:rPr>
        <w:t>–</w:t>
      </w:r>
      <w:r w:rsidR="00434194">
        <w:rPr>
          <w:rFonts w:ascii="Arial" w:hAnsi="Arial" w:cs="Arial" w:hint="eastAsia"/>
          <w:color w:val="000000" w:themeColor="text1"/>
        </w:rPr>
        <w:t xml:space="preserve"> </w:t>
      </w:r>
      <w:r w:rsidR="00DC3B7A">
        <w:rPr>
          <w:rFonts w:ascii="Arial" w:hAnsi="Arial" w:cs="Arial" w:hint="eastAsia"/>
          <w:color w:val="000000" w:themeColor="text1"/>
        </w:rPr>
        <w:t xml:space="preserve">marked by </w:t>
      </w:r>
      <w:r w:rsidR="00434194">
        <w:rPr>
          <w:rFonts w:ascii="Arial" w:hAnsi="Arial" w:cs="Arial" w:hint="eastAsia"/>
          <w:color w:val="000000" w:themeColor="text1"/>
        </w:rPr>
        <w:t xml:space="preserve">a midday </w:t>
      </w:r>
      <w:r w:rsidR="00D820B9">
        <w:rPr>
          <w:rFonts w:ascii="Arial" w:hAnsi="Arial" w:cs="Arial" w:hint="eastAsia"/>
          <w:color w:val="000000" w:themeColor="text1"/>
        </w:rPr>
        <w:t>dip</w:t>
      </w:r>
      <w:r w:rsidR="00434194">
        <w:rPr>
          <w:rFonts w:ascii="Arial" w:hAnsi="Arial" w:cs="Arial" w:hint="eastAsia"/>
          <w:color w:val="000000" w:themeColor="text1"/>
        </w:rPr>
        <w:t xml:space="preserve"> </w:t>
      </w:r>
      <w:r w:rsidR="00434194" w:rsidRPr="007732B7">
        <w:rPr>
          <w:rFonts w:ascii="Arial" w:hAnsi="Arial" w:cs="Arial"/>
        </w:rPr>
        <w:t xml:space="preserve">caused by </w:t>
      </w:r>
      <w:r w:rsidR="00434194" w:rsidRPr="003F1F33">
        <w:rPr>
          <w:rFonts w:ascii="Arial" w:hAnsi="Arial" w:cs="Arial"/>
          <w:color w:val="0070C0"/>
        </w:rPr>
        <w:t>peak solar output coinciding with low demand</w:t>
      </w:r>
      <w:r w:rsidR="00434194" w:rsidRPr="007732B7">
        <w:rPr>
          <w:rFonts w:ascii="Arial" w:hAnsi="Arial" w:cs="Arial"/>
        </w:rPr>
        <w:t xml:space="preserve">, followed by </w:t>
      </w:r>
      <w:r w:rsidR="00434194" w:rsidRPr="003F1F33">
        <w:rPr>
          <w:rFonts w:ascii="Arial" w:hAnsi="Arial" w:cs="Arial"/>
          <w:color w:val="0070C0"/>
        </w:rPr>
        <w:t xml:space="preserve">a steep ramp </w:t>
      </w:r>
      <w:r w:rsidR="008726B7" w:rsidRPr="003F1F33">
        <w:rPr>
          <w:rFonts w:ascii="Arial" w:hAnsi="Arial" w:cs="Arial"/>
          <w:color w:val="0070C0"/>
        </w:rPr>
        <w:t>in the early evening</w:t>
      </w:r>
      <w:r w:rsidR="008726B7" w:rsidRPr="00A6457F">
        <w:rPr>
          <w:rFonts w:ascii="Arial" w:hAnsi="Arial" w:cs="Arial"/>
        </w:rPr>
        <w:t xml:space="preserve"> </w:t>
      </w:r>
      <w:r w:rsidR="00434194" w:rsidRPr="003F1F33">
        <w:rPr>
          <w:rFonts w:ascii="Arial" w:hAnsi="Arial" w:cs="Arial"/>
          <w:color w:val="0070C0"/>
        </w:rPr>
        <w:t xml:space="preserve">as solar </w:t>
      </w:r>
      <w:r w:rsidR="00862A88" w:rsidRPr="003F1F33">
        <w:rPr>
          <w:rFonts w:ascii="Arial" w:hAnsi="Arial" w:cs="Arial" w:hint="eastAsia"/>
          <w:color w:val="0070C0"/>
        </w:rPr>
        <w:t xml:space="preserve">declines </w:t>
      </w:r>
      <w:r w:rsidR="00434194" w:rsidRPr="003F1F33">
        <w:rPr>
          <w:rFonts w:ascii="Arial" w:hAnsi="Arial" w:cs="Arial"/>
          <w:color w:val="0070C0"/>
        </w:rPr>
        <w:t>and demand rises</w:t>
      </w:r>
      <w:r w:rsidR="00434194" w:rsidRPr="007732B7">
        <w:rPr>
          <w:rFonts w:ascii="Arial" w:hAnsi="Arial" w:cs="Arial"/>
        </w:rPr>
        <w:t>.</w:t>
      </w:r>
      <w:r w:rsidR="00604448" w:rsidRPr="00604448">
        <w:rPr>
          <w:rFonts w:ascii="Arial" w:hAnsi="Arial" w:cs="Arial"/>
        </w:rPr>
        <w:t xml:space="preserve"> </w:t>
      </w:r>
      <w:r w:rsidR="00484A6F">
        <w:rPr>
          <w:rFonts w:ascii="Arial" w:hAnsi="Arial" w:cs="Arial" w:hint="eastAsia"/>
        </w:rPr>
        <w:t>This</w:t>
      </w:r>
      <w:r w:rsidR="00604448" w:rsidRPr="007732B7">
        <w:rPr>
          <w:rFonts w:ascii="Arial" w:hAnsi="Arial" w:cs="Arial"/>
        </w:rPr>
        <w:t xml:space="preserve"> </w:t>
      </w:r>
      <w:r w:rsidR="00604448" w:rsidRPr="008537EB">
        <w:rPr>
          <w:rFonts w:ascii="Arial" w:hAnsi="Arial" w:cs="Arial"/>
        </w:rPr>
        <w:t xml:space="preserve">requires </w:t>
      </w:r>
      <w:r w:rsidR="001D125E" w:rsidRPr="003F1F33">
        <w:rPr>
          <w:rFonts w:ascii="Arial" w:hAnsi="Arial" w:cs="Arial"/>
          <w:color w:val="EE0000"/>
        </w:rPr>
        <w:t>highly responsive flexibility</w:t>
      </w:r>
      <w:r w:rsidR="001D125E" w:rsidRPr="001D125E">
        <w:rPr>
          <w:rFonts w:ascii="Arial" w:hAnsi="Arial" w:cs="Arial"/>
        </w:rPr>
        <w:t xml:space="preserve"> over a </w:t>
      </w:r>
      <w:r w:rsidR="001D125E" w:rsidRPr="008537EB">
        <w:rPr>
          <w:rFonts w:ascii="Arial" w:hAnsi="Arial" w:cs="Arial"/>
          <w:color w:val="00B050"/>
        </w:rPr>
        <w:t>minutes-to-hours timeframe</w:t>
      </w:r>
      <w:r w:rsidR="00604448" w:rsidRPr="007732B7">
        <w:rPr>
          <w:rFonts w:ascii="Arial" w:hAnsi="Arial" w:cs="Arial"/>
        </w:rPr>
        <w:t xml:space="preserve">, particularly as </w:t>
      </w:r>
      <w:r w:rsidR="001D125E" w:rsidRPr="001D125E">
        <w:rPr>
          <w:rFonts w:ascii="Arial" w:hAnsi="Arial" w:cs="Arial"/>
        </w:rPr>
        <w:t>traditional</w:t>
      </w:r>
      <w:r w:rsidR="001D125E" w:rsidRPr="00A6457F">
        <w:rPr>
          <w:rFonts w:ascii="Arial" w:hAnsi="Arial" w:cs="Arial"/>
        </w:rPr>
        <w:t xml:space="preserve"> dispatchable </w:t>
      </w:r>
      <w:r w:rsidR="00604448" w:rsidRPr="007732B7">
        <w:rPr>
          <w:rFonts w:ascii="Arial" w:hAnsi="Arial" w:cs="Arial"/>
        </w:rPr>
        <w:t xml:space="preserve">ramping </w:t>
      </w:r>
      <w:r w:rsidR="00577391" w:rsidRPr="00AB4CFD">
        <w:rPr>
          <w:rFonts w:ascii="Arial" w:hAnsi="Arial" w:cs="Arial"/>
        </w:rPr>
        <w:t>capacity</w:t>
      </w:r>
      <w:r w:rsidR="00604448" w:rsidRPr="007732B7">
        <w:rPr>
          <w:rFonts w:ascii="Arial" w:hAnsi="Arial" w:cs="Arial"/>
        </w:rPr>
        <w:t xml:space="preserve"> </w:t>
      </w:r>
      <w:r w:rsidR="00577391" w:rsidRPr="00AB4CFD">
        <w:rPr>
          <w:rFonts w:ascii="Arial" w:hAnsi="Arial" w:cs="Arial"/>
        </w:rPr>
        <w:t>is phased out</w:t>
      </w:r>
      <w:r w:rsidR="006675BE">
        <w:rPr>
          <w:rFonts w:ascii="Arial" w:hAnsi="Arial" w:cs="Arial" w:hint="eastAsia"/>
        </w:rPr>
        <w:t xml:space="preserve">, </w:t>
      </w:r>
      <w:r w:rsidR="006675BE" w:rsidRPr="006675BE">
        <w:rPr>
          <w:rFonts w:ascii="Arial" w:hAnsi="Arial" w:cs="Arial" w:hint="eastAsia"/>
        </w:rPr>
        <w:t xml:space="preserve">increasing </w:t>
      </w:r>
      <w:r w:rsidR="006675BE" w:rsidRPr="006675BE">
        <w:rPr>
          <w:rFonts w:ascii="Arial" w:hAnsi="Arial" w:cs="Arial"/>
          <w:color w:val="0070C0"/>
        </w:rPr>
        <w:t>residual load variability</w:t>
      </w:r>
      <w:r w:rsidR="00604448" w:rsidRPr="007732B7">
        <w:rPr>
          <w:rFonts w:ascii="Arial" w:hAnsi="Arial" w:cs="Arial"/>
        </w:rPr>
        <w:t xml:space="preserve">. </w:t>
      </w:r>
      <w:r w:rsidR="00092001" w:rsidRPr="00092001">
        <w:rPr>
          <w:rFonts w:ascii="Arial" w:hAnsi="Arial" w:cs="Arial"/>
          <w:color w:val="A6A6A6" w:themeColor="background1" w:themeShade="A6"/>
        </w:rPr>
        <w:t xml:space="preserve">The evolution of California Independent System Operator </w:t>
      </w:r>
      <w:r w:rsidR="00092001" w:rsidRPr="00092001">
        <w:rPr>
          <w:rFonts w:ascii="Arial" w:hAnsi="Arial" w:cs="Arial"/>
          <w:color w:val="A6A6A6" w:themeColor="background1" w:themeShade="A6"/>
          <w:highlight w:val="yellow"/>
        </w:rPr>
        <w:t>(CAISO)</w:t>
      </w:r>
      <w:r w:rsidR="00092001" w:rsidRPr="00092001">
        <w:rPr>
          <w:rFonts w:ascii="Arial" w:hAnsi="Arial" w:cs="Arial"/>
          <w:color w:val="A6A6A6" w:themeColor="background1" w:themeShade="A6"/>
        </w:rPr>
        <w:t xml:space="preserve"> duck curve (Fig. 1b) exemplifies this challenge, with ramping needs exceeding </w:t>
      </w:r>
      <w:r w:rsidR="00092001" w:rsidRPr="00092001">
        <w:rPr>
          <w:rFonts w:ascii="Arial" w:hAnsi="Arial" w:cs="Arial"/>
          <w:color w:val="A6A6A6" w:themeColor="background1" w:themeShade="A6"/>
          <w:highlight w:val="yellow"/>
        </w:rPr>
        <w:t>13 GW in just three hours</w:t>
      </w:r>
      <w:r w:rsidR="00092001" w:rsidRPr="00092001">
        <w:rPr>
          <w:rFonts w:ascii="Arial" w:hAnsi="Arial" w:cs="Arial"/>
          <w:color w:val="A6A6A6" w:themeColor="background1" w:themeShade="A6"/>
        </w:rPr>
        <w:t>.</w:t>
      </w:r>
      <w:r w:rsidR="0049543C">
        <w:rPr>
          <w:rFonts w:ascii="Arial" w:hAnsi="Arial" w:cs="Arial" w:hint="eastAsia"/>
          <w:color w:val="000000" w:themeColor="text1"/>
        </w:rPr>
        <w:t xml:space="preserve"> </w:t>
      </w:r>
      <w:r w:rsidR="007A24DA" w:rsidRPr="007A24DA">
        <w:rPr>
          <w:rFonts w:ascii="Arial" w:hAnsi="Arial" w:cs="Arial"/>
          <w:color w:val="000000" w:themeColor="text1"/>
        </w:rPr>
        <w:t xml:space="preserve">These </w:t>
      </w:r>
      <w:r w:rsidR="00D57B8D">
        <w:rPr>
          <w:rFonts w:ascii="Arial" w:hAnsi="Arial" w:cs="Arial" w:hint="eastAsia"/>
          <w:color w:val="000000" w:themeColor="text1"/>
        </w:rPr>
        <w:t>trends</w:t>
      </w:r>
      <w:r w:rsidR="007A24DA" w:rsidRPr="007A24DA">
        <w:rPr>
          <w:rFonts w:ascii="Arial" w:hAnsi="Arial" w:cs="Arial"/>
          <w:color w:val="000000" w:themeColor="text1"/>
        </w:rPr>
        <w:t xml:space="preserve"> underscore </w:t>
      </w:r>
      <w:r w:rsidR="00077383" w:rsidRPr="00077383">
        <w:rPr>
          <w:rFonts w:ascii="Arial" w:hAnsi="Arial" w:cs="Arial" w:hint="eastAsia"/>
          <w:color w:val="000000" w:themeColor="text1"/>
        </w:rPr>
        <w:t xml:space="preserve">load ramping as a central </w:t>
      </w:r>
      <w:r w:rsidR="00EA34F0" w:rsidRPr="00A6457F">
        <w:rPr>
          <w:rFonts w:ascii="Arial" w:hAnsi="Arial" w:cs="Arial"/>
        </w:rPr>
        <w:t>flexibility need</w:t>
      </w:r>
      <w:r w:rsidR="00EA34F0" w:rsidRPr="004603AB">
        <w:rPr>
          <w:rFonts w:ascii="Arial" w:hAnsi="Arial" w:cs="Arial"/>
        </w:rPr>
        <w:t xml:space="preserve"> </w:t>
      </w:r>
      <w:r w:rsidR="007A24DA" w:rsidRPr="007A24DA">
        <w:rPr>
          <w:rFonts w:ascii="Arial" w:hAnsi="Arial" w:cs="Arial"/>
          <w:color w:val="000000" w:themeColor="text1"/>
        </w:rPr>
        <w:t xml:space="preserve">in renewable-dominated </w:t>
      </w:r>
      <w:r w:rsidR="00681F23">
        <w:rPr>
          <w:rFonts w:ascii="Arial" w:hAnsi="Arial" w:cs="Arial" w:hint="eastAsia"/>
        </w:rPr>
        <w:t xml:space="preserve">clean energy </w:t>
      </w:r>
      <w:r w:rsidR="00681F23" w:rsidRPr="00AB4CFD">
        <w:rPr>
          <w:rFonts w:ascii="Arial" w:hAnsi="Arial" w:cs="Arial"/>
        </w:rPr>
        <w:t>systems</w:t>
      </w:r>
      <w:r w:rsidR="007A24DA" w:rsidRPr="007A24DA">
        <w:rPr>
          <w:rFonts w:ascii="Arial" w:hAnsi="Arial" w:cs="Arial"/>
          <w:color w:val="000000" w:themeColor="text1"/>
        </w:rPr>
        <w:t>.</w:t>
      </w:r>
    </w:p>
    <w:p w14:paraId="0B3E2ADD" w14:textId="4AFBF51F" w:rsidR="00A028B7" w:rsidRDefault="00D94D86" w:rsidP="00242933">
      <w:pPr>
        <w:jc w:val="left"/>
        <w:rPr>
          <w:rFonts w:ascii="Arial" w:hAnsi="Arial" w:cs="Arial"/>
        </w:rPr>
      </w:pPr>
      <w:r w:rsidRPr="00610DE4">
        <w:rPr>
          <w:rFonts w:ascii="Arial" w:hAnsi="Arial" w:cs="Arial" w:hint="eastAsia"/>
          <w:highlight w:val="yellow"/>
        </w:rPr>
        <w:t>Congestion managem</w:t>
      </w:r>
      <w:r w:rsidRPr="00B76778">
        <w:rPr>
          <w:rFonts w:ascii="Arial" w:hAnsi="Arial" w:cs="Arial" w:hint="eastAsia"/>
          <w:highlight w:val="yellow"/>
        </w:rPr>
        <w:t>ent</w:t>
      </w:r>
      <w:r w:rsidR="004A2859" w:rsidRPr="00B76778">
        <w:rPr>
          <w:rFonts w:hint="eastAsia"/>
          <w:highlight w:val="yellow"/>
        </w:rPr>
        <w:t xml:space="preserve"> </w:t>
      </w:r>
      <w:r w:rsidR="00135AD2" w:rsidRPr="00B76778">
        <w:rPr>
          <w:rFonts w:ascii="Arial" w:hAnsi="Arial" w:cs="Arial" w:hint="eastAsia"/>
          <w:highlight w:val="yellow"/>
        </w:rPr>
        <w:t>addresses</w:t>
      </w:r>
      <w:r w:rsidR="004A2859" w:rsidRPr="00B76778">
        <w:rPr>
          <w:rFonts w:ascii="Arial" w:hAnsi="Arial" w:cs="Arial" w:hint="eastAsia"/>
          <w:highlight w:val="yellow"/>
        </w:rPr>
        <w:t xml:space="preserve"> the need</w:t>
      </w:r>
      <w:r w:rsidR="004A2859" w:rsidRPr="00E21D5D">
        <w:rPr>
          <w:rFonts w:ascii="Arial" w:hAnsi="Arial" w:cs="Arial" w:hint="eastAsia"/>
          <w:highlight w:val="yellow"/>
        </w:rPr>
        <w:t xml:space="preserve"> to maintain secure and efficient electricity flows</w:t>
      </w:r>
      <w:r w:rsidR="004A2859" w:rsidRPr="00E21D5D">
        <w:rPr>
          <w:rFonts w:ascii="Arial" w:hAnsi="Arial" w:cs="Arial" w:hint="eastAsia"/>
        </w:rPr>
        <w:t xml:space="preserve"> within the </w:t>
      </w:r>
      <w:r w:rsidR="008E2966" w:rsidRPr="00E21D5D">
        <w:rPr>
          <w:rFonts w:ascii="Arial" w:hAnsi="Arial" w:cs="Arial"/>
        </w:rPr>
        <w:t xml:space="preserve">physical and </w:t>
      </w:r>
      <w:r w:rsidR="006D4AB6" w:rsidRPr="00E21D5D">
        <w:rPr>
          <w:rFonts w:ascii="Arial" w:hAnsi="Arial" w:cs="Arial"/>
        </w:rPr>
        <w:t xml:space="preserve">thermal </w:t>
      </w:r>
      <w:r w:rsidR="004A2859" w:rsidRPr="00E21D5D">
        <w:rPr>
          <w:rFonts w:ascii="Arial" w:hAnsi="Arial" w:cs="Arial" w:hint="eastAsia"/>
        </w:rPr>
        <w:t xml:space="preserve">limits of </w:t>
      </w:r>
      <w:r w:rsidR="008E2966" w:rsidRPr="00E21D5D">
        <w:rPr>
          <w:rFonts w:ascii="Arial" w:hAnsi="Arial" w:cs="Arial" w:hint="eastAsia"/>
        </w:rPr>
        <w:t>grid</w:t>
      </w:r>
      <w:r w:rsidR="004A2859" w:rsidRPr="00E21D5D">
        <w:rPr>
          <w:rFonts w:ascii="Arial" w:hAnsi="Arial" w:cs="Arial" w:hint="eastAsia"/>
        </w:rPr>
        <w:t xml:space="preserve"> infrastructure</w:t>
      </w:r>
      <w:r w:rsidR="004A2859" w:rsidRPr="004A2859">
        <w:rPr>
          <w:rFonts w:ascii="Arial" w:hAnsi="Arial" w:cs="Arial" w:hint="eastAsia"/>
        </w:rPr>
        <w:t xml:space="preserve">. In clean energy systems, this challenge is </w:t>
      </w:r>
      <w:r w:rsidR="00BD4462" w:rsidRPr="008E2966">
        <w:rPr>
          <w:rFonts w:ascii="Arial" w:hAnsi="Arial" w:cs="Arial"/>
        </w:rPr>
        <w:t>exacerbated</w:t>
      </w:r>
      <w:r w:rsidR="00BD4462">
        <w:rPr>
          <w:rFonts w:ascii="Arial" w:hAnsi="Arial" w:cs="Arial" w:hint="eastAsia"/>
        </w:rPr>
        <w:t xml:space="preserve"> by</w:t>
      </w:r>
      <w:r w:rsidR="004A2859" w:rsidRPr="004A2859">
        <w:rPr>
          <w:rFonts w:ascii="Arial" w:hAnsi="Arial" w:cs="Arial" w:hint="eastAsia"/>
        </w:rPr>
        <w:t xml:space="preserve"> the rapid </w:t>
      </w:r>
      <w:r w:rsidR="00BD4462" w:rsidRPr="008E2966">
        <w:rPr>
          <w:rFonts w:ascii="Arial" w:hAnsi="Arial" w:cs="Arial"/>
        </w:rPr>
        <w:t xml:space="preserve">deployment </w:t>
      </w:r>
      <w:r w:rsidR="004A2859" w:rsidRPr="004A2859">
        <w:rPr>
          <w:rFonts w:ascii="Arial" w:hAnsi="Arial" w:cs="Arial" w:hint="eastAsia"/>
        </w:rPr>
        <w:t xml:space="preserve">of </w:t>
      </w:r>
      <w:r w:rsidR="004A2859" w:rsidRPr="006765F4">
        <w:rPr>
          <w:rFonts w:ascii="Arial" w:hAnsi="Arial" w:cs="Arial" w:hint="eastAsia"/>
          <w:color w:val="0070C0"/>
        </w:rPr>
        <w:t>distributed energy resources (DERs)</w:t>
      </w:r>
      <w:r w:rsidR="004A2859" w:rsidRPr="004A2859">
        <w:rPr>
          <w:rFonts w:ascii="Arial" w:hAnsi="Arial" w:cs="Arial" w:hint="eastAsia"/>
        </w:rPr>
        <w:t xml:space="preserve"> </w:t>
      </w:r>
      <w:r w:rsidR="00A028B7">
        <w:rPr>
          <w:rFonts w:ascii="Arial" w:hAnsi="Arial" w:cs="Arial" w:hint="eastAsia"/>
        </w:rPr>
        <w:t>like</w:t>
      </w:r>
      <w:r w:rsidR="004A2859" w:rsidRPr="004A2859">
        <w:rPr>
          <w:rFonts w:ascii="Arial" w:hAnsi="Arial" w:cs="Arial" w:hint="eastAsia"/>
        </w:rPr>
        <w:t xml:space="preserve"> rooftop solar, electric vehicles, and heat pumps, as well as the </w:t>
      </w:r>
      <w:r w:rsidR="004A2859" w:rsidRPr="00F028A4">
        <w:rPr>
          <w:rFonts w:ascii="Arial" w:hAnsi="Arial" w:cs="Arial" w:hint="eastAsia"/>
          <w:color w:val="0070C0"/>
        </w:rPr>
        <w:t xml:space="preserve">geographic </w:t>
      </w:r>
      <w:r w:rsidR="004F49C0" w:rsidRPr="00F028A4">
        <w:rPr>
          <w:rFonts w:ascii="Arial" w:hAnsi="Arial" w:cs="Arial"/>
          <w:color w:val="0070C0"/>
        </w:rPr>
        <w:t>disconnect</w:t>
      </w:r>
      <w:r w:rsidR="004F49C0" w:rsidRPr="006E3AA5">
        <w:rPr>
          <w:rFonts w:ascii="Arial" w:hAnsi="Arial" w:cs="Arial"/>
        </w:rPr>
        <w:t xml:space="preserve"> </w:t>
      </w:r>
      <w:r w:rsidR="004A2859" w:rsidRPr="006765F4">
        <w:rPr>
          <w:rFonts w:ascii="Arial" w:hAnsi="Arial" w:cs="Arial" w:hint="eastAsia"/>
          <w:color w:val="0070C0"/>
        </w:rPr>
        <w:t xml:space="preserve">between renewable </w:t>
      </w:r>
      <w:r w:rsidR="005A677D">
        <w:rPr>
          <w:rFonts w:ascii="Arial" w:hAnsi="Arial" w:cs="Arial" w:hint="eastAsia"/>
          <w:color w:val="0070C0"/>
        </w:rPr>
        <w:t>generation</w:t>
      </w:r>
      <w:r w:rsidR="00A279B4">
        <w:rPr>
          <w:rFonts w:ascii="Arial" w:hAnsi="Arial" w:cs="Arial" w:hint="eastAsia"/>
          <w:color w:val="0070C0"/>
        </w:rPr>
        <w:t xml:space="preserve"> sites</w:t>
      </w:r>
      <w:r w:rsidR="004A2859" w:rsidRPr="006765F4">
        <w:rPr>
          <w:rFonts w:ascii="Arial" w:hAnsi="Arial" w:cs="Arial" w:hint="eastAsia"/>
          <w:color w:val="0070C0"/>
        </w:rPr>
        <w:t xml:space="preserve"> </w:t>
      </w:r>
      <w:r w:rsidR="003D1822" w:rsidRPr="006765F4">
        <w:rPr>
          <w:rFonts w:ascii="Arial" w:hAnsi="Arial" w:cs="Arial" w:hint="eastAsia"/>
          <w:color w:val="0070C0"/>
        </w:rPr>
        <w:t>and load</w:t>
      </w:r>
      <w:r w:rsidR="004A2859" w:rsidRPr="006765F4">
        <w:rPr>
          <w:rFonts w:ascii="Arial" w:hAnsi="Arial" w:cs="Arial" w:hint="eastAsia"/>
          <w:color w:val="0070C0"/>
        </w:rPr>
        <w:t xml:space="preserve"> </w:t>
      </w:r>
      <w:proofErr w:type="spellStart"/>
      <w:r w:rsidR="00B54866">
        <w:rPr>
          <w:rFonts w:ascii="Arial" w:hAnsi="Arial" w:cs="Arial" w:hint="eastAsia"/>
          <w:color w:val="0070C0"/>
        </w:rPr>
        <w:t>centers</w:t>
      </w:r>
      <w:proofErr w:type="spellEnd"/>
      <w:r w:rsidR="004A2859" w:rsidRPr="004A2859">
        <w:rPr>
          <w:rFonts w:ascii="Arial" w:hAnsi="Arial" w:cs="Arial" w:hint="eastAsia"/>
        </w:rPr>
        <w:t xml:space="preserve">. These factors increase the </w:t>
      </w:r>
      <w:r w:rsidR="00917C48" w:rsidRPr="0067017F">
        <w:rPr>
          <w:rFonts w:ascii="Arial" w:hAnsi="Arial" w:cs="Arial"/>
          <w:color w:val="0070C0"/>
        </w:rPr>
        <w:t xml:space="preserve">risk </w:t>
      </w:r>
      <w:r w:rsidR="004A2859" w:rsidRPr="0067017F">
        <w:rPr>
          <w:rFonts w:ascii="Arial" w:hAnsi="Arial" w:cs="Arial" w:hint="eastAsia"/>
          <w:color w:val="0070C0"/>
        </w:rPr>
        <w:t>of local or regional grid bottlenecks</w:t>
      </w:r>
      <w:r w:rsidR="004A2859" w:rsidRPr="004A2859">
        <w:rPr>
          <w:rFonts w:ascii="Arial" w:hAnsi="Arial" w:cs="Arial" w:hint="eastAsia"/>
        </w:rPr>
        <w:t xml:space="preserve">, particularly during </w:t>
      </w:r>
      <w:r w:rsidR="003C317A">
        <w:rPr>
          <w:rFonts w:ascii="Arial" w:hAnsi="Arial" w:cs="Arial" w:hint="eastAsia"/>
        </w:rPr>
        <w:t>periods</w:t>
      </w:r>
      <w:r w:rsidR="004A2859" w:rsidRPr="004A2859">
        <w:rPr>
          <w:rFonts w:ascii="Arial" w:hAnsi="Arial" w:cs="Arial" w:hint="eastAsia"/>
        </w:rPr>
        <w:t xml:space="preserve"> of high renewable output or electrification-driven </w:t>
      </w:r>
      <w:r w:rsidR="004A2859" w:rsidRPr="0067017F">
        <w:rPr>
          <w:rFonts w:ascii="Arial" w:hAnsi="Arial" w:cs="Arial" w:hint="eastAsia"/>
          <w:color w:val="0070C0"/>
        </w:rPr>
        <w:t xml:space="preserve">demand </w:t>
      </w:r>
      <w:r w:rsidR="00917C48" w:rsidRPr="0067017F">
        <w:rPr>
          <w:rFonts w:ascii="Arial" w:hAnsi="Arial" w:cs="Arial"/>
          <w:color w:val="0070C0"/>
        </w:rPr>
        <w:t>peaks</w:t>
      </w:r>
      <w:r w:rsidR="004A2859" w:rsidRPr="004A2859">
        <w:rPr>
          <w:rFonts w:ascii="Arial" w:hAnsi="Arial" w:cs="Arial" w:hint="eastAsia"/>
        </w:rPr>
        <w:t xml:space="preserve">. </w:t>
      </w:r>
      <w:r w:rsidR="00032518" w:rsidRPr="00032518">
        <w:rPr>
          <w:rFonts w:ascii="Arial" w:hAnsi="Arial" w:cs="Arial"/>
          <w:color w:val="A6A6A6" w:themeColor="background1" w:themeShade="A6"/>
        </w:rPr>
        <w:t xml:space="preserve">In early 2025, grid congestion in the </w:t>
      </w:r>
      <w:r w:rsidR="00032518" w:rsidRPr="00032518">
        <w:rPr>
          <w:rFonts w:ascii="Arial" w:hAnsi="Arial" w:cs="Arial"/>
          <w:color w:val="A6A6A6" w:themeColor="background1" w:themeShade="A6"/>
          <w:highlight w:val="yellow"/>
        </w:rPr>
        <w:t>Netherlands</w:t>
      </w:r>
      <w:r w:rsidR="00032518" w:rsidRPr="00032518">
        <w:rPr>
          <w:rFonts w:ascii="Arial" w:hAnsi="Arial" w:cs="Arial"/>
          <w:color w:val="A6A6A6" w:themeColor="background1" w:themeShade="A6"/>
        </w:rPr>
        <w:t xml:space="preserve"> left around 7,500 generation projects and 10,000 large users waiting to connect (Fig. 1c).</w:t>
      </w:r>
      <w:r w:rsidR="006543F1">
        <w:rPr>
          <w:rFonts w:ascii="Arial" w:hAnsi="Arial" w:cs="Arial" w:hint="eastAsia"/>
          <w:color w:val="A6A6A6" w:themeColor="background1" w:themeShade="A6"/>
        </w:rPr>
        <w:t xml:space="preserve"> </w:t>
      </w:r>
      <w:r w:rsidR="004A2859" w:rsidRPr="004A2859">
        <w:rPr>
          <w:rFonts w:ascii="Arial" w:hAnsi="Arial" w:cs="Arial" w:hint="eastAsia"/>
        </w:rPr>
        <w:t>Flexibility is</w:t>
      </w:r>
      <w:r w:rsidR="006F3354">
        <w:rPr>
          <w:rFonts w:ascii="Arial" w:hAnsi="Arial" w:cs="Arial" w:hint="eastAsia"/>
        </w:rPr>
        <w:t xml:space="preserve"> </w:t>
      </w:r>
      <w:r w:rsidR="004A2859" w:rsidRPr="004A2859">
        <w:rPr>
          <w:rFonts w:ascii="Arial" w:hAnsi="Arial" w:cs="Arial" w:hint="eastAsia"/>
        </w:rPr>
        <w:t xml:space="preserve">needed to dynamically </w:t>
      </w:r>
      <w:r w:rsidR="004A2859" w:rsidRPr="0067017F">
        <w:rPr>
          <w:rFonts w:ascii="Arial" w:hAnsi="Arial" w:cs="Arial" w:hint="eastAsia"/>
          <w:color w:val="EE0000"/>
        </w:rPr>
        <w:t xml:space="preserve">redirect generation, shift </w:t>
      </w:r>
      <w:r w:rsidR="00F63AD7" w:rsidRPr="0067017F">
        <w:rPr>
          <w:rFonts w:ascii="Arial" w:hAnsi="Arial" w:cs="Arial" w:hint="eastAsia"/>
          <w:color w:val="EE0000"/>
        </w:rPr>
        <w:t>demand</w:t>
      </w:r>
      <w:r w:rsidR="004A2859" w:rsidRPr="0067017F">
        <w:rPr>
          <w:rFonts w:ascii="Arial" w:hAnsi="Arial" w:cs="Arial" w:hint="eastAsia"/>
          <w:color w:val="EE0000"/>
        </w:rPr>
        <w:t xml:space="preserve">, or </w:t>
      </w:r>
      <w:r w:rsidR="003777A6" w:rsidRPr="0067017F">
        <w:rPr>
          <w:rFonts w:ascii="Arial" w:hAnsi="Arial" w:cs="Arial"/>
          <w:color w:val="EE0000"/>
        </w:rPr>
        <w:t>reconfigure</w:t>
      </w:r>
      <w:r w:rsidR="003777A6" w:rsidRPr="0067017F">
        <w:rPr>
          <w:rFonts w:ascii="Arial" w:hAnsi="Arial" w:cs="Arial" w:hint="eastAsia"/>
          <w:color w:val="EE0000"/>
        </w:rPr>
        <w:t xml:space="preserve"> </w:t>
      </w:r>
      <w:r w:rsidR="004A2859" w:rsidRPr="0067017F">
        <w:rPr>
          <w:rFonts w:ascii="Arial" w:hAnsi="Arial" w:cs="Arial" w:hint="eastAsia"/>
          <w:color w:val="EE0000"/>
        </w:rPr>
        <w:t>grid flows</w:t>
      </w:r>
      <w:r w:rsidR="003777A6">
        <w:rPr>
          <w:rFonts w:ascii="Arial" w:hAnsi="Arial" w:cs="Arial" w:hint="eastAsia"/>
        </w:rPr>
        <w:t xml:space="preserve"> </w:t>
      </w:r>
      <w:r w:rsidR="003777A6" w:rsidRPr="00F63AD7">
        <w:rPr>
          <w:rFonts w:ascii="Arial" w:hAnsi="Arial" w:cs="Arial"/>
        </w:rPr>
        <w:t>in real time</w:t>
      </w:r>
      <w:r w:rsidR="004A2859" w:rsidRPr="004A2859">
        <w:rPr>
          <w:rFonts w:ascii="Arial" w:hAnsi="Arial" w:cs="Arial" w:hint="eastAsia"/>
        </w:rPr>
        <w:t xml:space="preserve"> to </w:t>
      </w:r>
      <w:r w:rsidR="004A2859" w:rsidRPr="00584978">
        <w:rPr>
          <w:rFonts w:ascii="Arial" w:hAnsi="Arial" w:cs="Arial" w:hint="eastAsia"/>
          <w:color w:val="EE0000"/>
        </w:rPr>
        <w:t xml:space="preserve">alleviate </w:t>
      </w:r>
      <w:r w:rsidR="00AA5F3D">
        <w:rPr>
          <w:rFonts w:ascii="Arial" w:hAnsi="Arial" w:cs="Arial" w:hint="eastAsia"/>
          <w:color w:val="EE0000"/>
        </w:rPr>
        <w:t xml:space="preserve">such </w:t>
      </w:r>
      <w:r w:rsidR="004A2859" w:rsidRPr="00584978">
        <w:rPr>
          <w:rFonts w:ascii="Arial" w:hAnsi="Arial" w:cs="Arial" w:hint="eastAsia"/>
          <w:color w:val="EE0000"/>
        </w:rPr>
        <w:t>congestion</w:t>
      </w:r>
      <w:r w:rsidR="00AA5F3D">
        <w:rPr>
          <w:rFonts w:ascii="Arial" w:hAnsi="Arial" w:cs="Arial" w:hint="eastAsia"/>
          <w:color w:val="EE0000"/>
        </w:rPr>
        <w:t>s</w:t>
      </w:r>
      <w:r w:rsidR="004A2859" w:rsidRPr="004A2859">
        <w:rPr>
          <w:rFonts w:ascii="Arial" w:hAnsi="Arial" w:cs="Arial" w:hint="eastAsia"/>
        </w:rPr>
        <w:t xml:space="preserve"> </w:t>
      </w:r>
      <w:r w:rsidR="004A2859" w:rsidRPr="006C20E4">
        <w:rPr>
          <w:rFonts w:ascii="Arial" w:hAnsi="Arial" w:cs="Arial" w:hint="eastAsia"/>
          <w:color w:val="EE0000"/>
        </w:rPr>
        <w:t>without overloading lines or compromising reliability</w:t>
      </w:r>
      <w:r w:rsidR="004A2859" w:rsidRPr="004A2859">
        <w:rPr>
          <w:rFonts w:ascii="Arial" w:hAnsi="Arial" w:cs="Arial" w:hint="eastAsia"/>
        </w:rPr>
        <w:t xml:space="preserve">. This requires </w:t>
      </w:r>
      <w:r w:rsidR="004A2859" w:rsidRPr="00200DB0">
        <w:rPr>
          <w:rFonts w:ascii="Arial" w:hAnsi="Arial" w:cs="Arial" w:hint="eastAsia"/>
          <w:color w:val="EE0000"/>
        </w:rPr>
        <w:t>timely, location-specific interventions</w:t>
      </w:r>
      <w:r w:rsidR="004E56FB">
        <w:rPr>
          <w:rFonts w:ascii="Arial" w:hAnsi="Arial" w:cs="Arial" w:hint="eastAsia"/>
        </w:rPr>
        <w:t>, typically</w:t>
      </w:r>
      <w:r w:rsidR="00F80F45">
        <w:rPr>
          <w:rFonts w:ascii="Arial" w:hAnsi="Arial" w:cs="Arial" w:hint="eastAsia"/>
        </w:rPr>
        <w:t xml:space="preserve"> </w:t>
      </w:r>
      <w:r w:rsidR="000C301D" w:rsidRPr="00D5289E">
        <w:rPr>
          <w:rFonts w:ascii="Arial" w:hAnsi="Arial" w:cs="Arial" w:hint="eastAsia"/>
          <w:color w:val="00B050"/>
        </w:rPr>
        <w:t>within</w:t>
      </w:r>
      <w:r w:rsidR="004A2859" w:rsidRPr="00D5289E">
        <w:rPr>
          <w:rFonts w:ascii="Arial" w:hAnsi="Arial" w:cs="Arial" w:hint="eastAsia"/>
          <w:color w:val="00B050"/>
        </w:rPr>
        <w:t xml:space="preserve"> minutes to hours</w:t>
      </w:r>
      <w:r w:rsidR="000C301D">
        <w:rPr>
          <w:rFonts w:ascii="Arial" w:hAnsi="Arial" w:cs="Arial" w:hint="eastAsia"/>
        </w:rPr>
        <w:t>,</w:t>
      </w:r>
      <w:r w:rsidR="00F80F45">
        <w:rPr>
          <w:rFonts w:ascii="Arial" w:hAnsi="Arial" w:cs="Arial" w:hint="eastAsia"/>
        </w:rPr>
        <w:t xml:space="preserve"> </w:t>
      </w:r>
      <w:r w:rsidR="004A2859" w:rsidRPr="004A2859">
        <w:rPr>
          <w:rFonts w:ascii="Arial" w:hAnsi="Arial" w:cs="Arial" w:hint="eastAsia"/>
        </w:rPr>
        <w:t>making</w:t>
      </w:r>
      <w:r w:rsidR="00F80F45">
        <w:rPr>
          <w:rFonts w:ascii="Arial" w:hAnsi="Arial" w:cs="Arial" w:hint="eastAsia"/>
        </w:rPr>
        <w:t xml:space="preserve"> </w:t>
      </w:r>
      <w:r w:rsidR="004A2859" w:rsidRPr="004A2859">
        <w:rPr>
          <w:rFonts w:ascii="Arial" w:hAnsi="Arial" w:cs="Arial" w:hint="eastAsia"/>
        </w:rPr>
        <w:t>congestion management a</w:t>
      </w:r>
      <w:r w:rsidR="000C301D">
        <w:rPr>
          <w:rFonts w:ascii="Arial" w:hAnsi="Arial" w:cs="Arial" w:hint="eastAsia"/>
        </w:rPr>
        <w:t xml:space="preserve"> critical </w:t>
      </w:r>
      <w:r w:rsidR="004A2859" w:rsidRPr="004A2859">
        <w:rPr>
          <w:rFonts w:ascii="Arial" w:hAnsi="Arial" w:cs="Arial" w:hint="eastAsia"/>
        </w:rPr>
        <w:t xml:space="preserve">flexibility need in highly </w:t>
      </w:r>
      <w:r w:rsidR="007E0EFC" w:rsidRPr="005563C0">
        <w:rPr>
          <w:rFonts w:ascii="Arial" w:hAnsi="Arial" w:cs="Arial" w:hint="eastAsia"/>
        </w:rPr>
        <w:t>decentralized</w:t>
      </w:r>
      <w:r w:rsidR="004A2859" w:rsidRPr="004A2859">
        <w:rPr>
          <w:rFonts w:ascii="Arial" w:hAnsi="Arial" w:cs="Arial" w:hint="eastAsia"/>
        </w:rPr>
        <w:t xml:space="preserve"> </w:t>
      </w:r>
      <w:r w:rsidR="003F68A0">
        <w:rPr>
          <w:rFonts w:ascii="Arial" w:hAnsi="Arial" w:cs="Arial" w:hint="eastAsia"/>
        </w:rPr>
        <w:t xml:space="preserve">clean </w:t>
      </w:r>
      <w:r w:rsidR="008F27D2">
        <w:rPr>
          <w:rFonts w:ascii="Arial" w:hAnsi="Arial" w:cs="Arial"/>
        </w:rPr>
        <w:t>energy</w:t>
      </w:r>
      <w:r w:rsidR="004A2859" w:rsidRPr="004A2859">
        <w:rPr>
          <w:rFonts w:ascii="Arial" w:hAnsi="Arial" w:cs="Arial" w:hint="eastAsia"/>
        </w:rPr>
        <w:t xml:space="preserve"> systems.</w:t>
      </w:r>
      <w:r w:rsidR="001B4352">
        <w:rPr>
          <w:rFonts w:ascii="Arial" w:hAnsi="Arial" w:cs="Arial" w:hint="eastAsia"/>
        </w:rPr>
        <w:t xml:space="preserve"> </w:t>
      </w:r>
    </w:p>
    <w:p w14:paraId="7D029670" w14:textId="0C371373" w:rsidR="00112B9B" w:rsidRDefault="00140BEA" w:rsidP="00CD5205">
      <w:pPr>
        <w:jc w:val="left"/>
        <w:rPr>
          <w:rFonts w:ascii="Arial" w:hAnsi="Arial" w:cs="Arial"/>
        </w:rPr>
      </w:pPr>
      <w:r w:rsidRPr="00610DE4">
        <w:rPr>
          <w:rFonts w:ascii="Arial" w:hAnsi="Arial" w:cs="Arial" w:hint="eastAsia"/>
          <w:highlight w:val="yellow"/>
        </w:rPr>
        <w:t xml:space="preserve">Frequency </w:t>
      </w:r>
      <w:r w:rsidR="00D63F93">
        <w:rPr>
          <w:rFonts w:ascii="Arial" w:hAnsi="Arial" w:cs="Arial" w:hint="eastAsia"/>
          <w:highlight w:val="yellow"/>
        </w:rPr>
        <w:t>response</w:t>
      </w:r>
      <w:r w:rsidR="008248EA" w:rsidRPr="007E373C">
        <w:rPr>
          <w:rFonts w:ascii="Arial" w:hAnsi="Arial" w:cs="Arial"/>
          <w:highlight w:val="yellow"/>
        </w:rPr>
        <w:t xml:space="preserve"> refers to the continuous balancing of electricity supply and demand to maintain system frequency</w:t>
      </w:r>
      <w:r w:rsidR="001B0CA3">
        <w:rPr>
          <w:rFonts w:ascii="Arial" w:hAnsi="Arial" w:cs="Arial" w:hint="eastAsia"/>
        </w:rPr>
        <w:t xml:space="preserve"> </w:t>
      </w:r>
      <w:r w:rsidR="008248EA">
        <w:rPr>
          <w:rFonts w:ascii="Arial" w:hAnsi="Arial" w:cs="Arial"/>
        </w:rPr>
        <w:t>–</w:t>
      </w:r>
      <w:r w:rsidR="008248EA">
        <w:rPr>
          <w:rFonts w:ascii="Arial" w:hAnsi="Arial" w:cs="Arial" w:hint="eastAsia"/>
        </w:rPr>
        <w:t xml:space="preserve"> </w:t>
      </w:r>
      <w:r w:rsidR="008248EA" w:rsidRPr="00AF192F">
        <w:rPr>
          <w:rFonts w:ascii="Arial" w:hAnsi="Arial" w:cs="Arial"/>
        </w:rPr>
        <w:t>typically</w:t>
      </w:r>
      <w:r w:rsidR="008248EA">
        <w:rPr>
          <w:rFonts w:ascii="Arial" w:hAnsi="Arial" w:cs="Arial" w:hint="eastAsia"/>
        </w:rPr>
        <w:t xml:space="preserve"> </w:t>
      </w:r>
      <w:r w:rsidR="001B0CA3">
        <w:rPr>
          <w:rFonts w:ascii="Arial" w:hAnsi="Arial" w:cs="Arial" w:hint="eastAsia"/>
        </w:rPr>
        <w:t xml:space="preserve">at </w:t>
      </w:r>
      <w:r w:rsidR="008248EA" w:rsidRPr="00AF192F">
        <w:rPr>
          <w:rFonts w:ascii="Arial" w:hAnsi="Arial" w:cs="Arial"/>
        </w:rPr>
        <w:t xml:space="preserve">50 </w:t>
      </w:r>
      <w:r w:rsidR="008248EA">
        <w:rPr>
          <w:rFonts w:ascii="Arial" w:hAnsi="Arial" w:cs="Arial" w:hint="eastAsia"/>
        </w:rPr>
        <w:t xml:space="preserve">or 60 </w:t>
      </w:r>
      <w:r w:rsidR="008248EA" w:rsidRPr="00AF192F">
        <w:rPr>
          <w:rFonts w:ascii="Arial" w:hAnsi="Arial" w:cs="Arial"/>
        </w:rPr>
        <w:t>Hz.</w:t>
      </w:r>
      <w:r w:rsidR="004115FA">
        <w:rPr>
          <w:rFonts w:ascii="Arial" w:hAnsi="Arial" w:cs="Arial" w:hint="eastAsia"/>
        </w:rPr>
        <w:t xml:space="preserve"> </w:t>
      </w:r>
      <w:r w:rsidR="005A01C6" w:rsidRPr="005A01C6">
        <w:rPr>
          <w:rFonts w:ascii="Arial" w:hAnsi="Arial" w:cs="Arial"/>
        </w:rPr>
        <w:t>Traditionally</w:t>
      </w:r>
      <w:r w:rsidR="00CD5205" w:rsidRPr="00CD5205">
        <w:rPr>
          <w:rFonts w:ascii="Arial" w:hAnsi="Arial" w:cs="Arial"/>
        </w:rPr>
        <w:t xml:space="preserve">, frequency stability is inherently supported by the </w:t>
      </w:r>
      <w:r w:rsidR="00CD5205" w:rsidRPr="00DD4A38">
        <w:rPr>
          <w:rFonts w:ascii="Arial" w:hAnsi="Arial" w:cs="Arial"/>
          <w:color w:val="EE0000"/>
        </w:rPr>
        <w:t>rotational inertia of large synchronous generators</w:t>
      </w:r>
      <w:r w:rsidR="00CD5205" w:rsidRPr="00CD5205">
        <w:rPr>
          <w:rFonts w:ascii="Arial" w:hAnsi="Arial" w:cs="Arial"/>
        </w:rPr>
        <w:t xml:space="preserve">, which </w:t>
      </w:r>
      <w:r w:rsidR="00FA01A0" w:rsidRPr="00FA01A0">
        <w:rPr>
          <w:rFonts w:ascii="Arial" w:hAnsi="Arial" w:cs="Arial" w:hint="eastAsia"/>
        </w:rPr>
        <w:t>act as physical buffers</w:t>
      </w:r>
      <w:r w:rsidR="00CD5205" w:rsidRPr="00CD5205">
        <w:rPr>
          <w:rFonts w:ascii="Arial" w:hAnsi="Arial" w:cs="Arial"/>
        </w:rPr>
        <w:t xml:space="preserve"> against sudden </w:t>
      </w:r>
      <w:r w:rsidR="00972805">
        <w:rPr>
          <w:rFonts w:ascii="Arial" w:hAnsi="Arial" w:cs="Arial" w:hint="eastAsia"/>
        </w:rPr>
        <w:t xml:space="preserve">system </w:t>
      </w:r>
      <w:r w:rsidR="00CD5205" w:rsidRPr="00CD5205">
        <w:rPr>
          <w:rFonts w:ascii="Arial" w:hAnsi="Arial" w:cs="Arial"/>
        </w:rPr>
        <w:t xml:space="preserve">disturbances. However, </w:t>
      </w:r>
      <w:r w:rsidR="00AC0D5A" w:rsidRPr="00AF192F">
        <w:rPr>
          <w:rFonts w:ascii="Arial" w:hAnsi="Arial" w:cs="Arial"/>
        </w:rPr>
        <w:t xml:space="preserve">as clean energy systems increasingly rely on </w:t>
      </w:r>
      <w:proofErr w:type="spellStart"/>
      <w:r w:rsidR="00093494">
        <w:rPr>
          <w:rFonts w:ascii="Arial" w:hAnsi="Arial" w:cs="Arial" w:hint="eastAsia"/>
        </w:rPr>
        <w:t>v</w:t>
      </w:r>
      <w:r w:rsidR="00CD5205" w:rsidRPr="00CD5205">
        <w:rPr>
          <w:rFonts w:ascii="Arial" w:hAnsi="Arial" w:cs="Arial"/>
        </w:rPr>
        <w:t>RES</w:t>
      </w:r>
      <w:proofErr w:type="spellEnd"/>
      <w:r w:rsidR="00CD5205" w:rsidRPr="00CD5205">
        <w:rPr>
          <w:rFonts w:ascii="Arial" w:hAnsi="Arial" w:cs="Arial"/>
        </w:rPr>
        <w:t xml:space="preserve"> such as wind and solar, </w:t>
      </w:r>
      <w:r w:rsidR="0070248D" w:rsidRPr="0070248D">
        <w:rPr>
          <w:rFonts w:ascii="Arial" w:hAnsi="Arial" w:cs="Arial" w:hint="eastAsia"/>
          <w:color w:val="0070C0"/>
        </w:rPr>
        <w:t>much of this natural inertia is lost</w:t>
      </w:r>
      <w:r w:rsidR="00CD5205" w:rsidRPr="00CD5205">
        <w:rPr>
          <w:rFonts w:ascii="Arial" w:hAnsi="Arial" w:cs="Arial"/>
        </w:rPr>
        <w:t xml:space="preserve">. </w:t>
      </w:r>
      <w:r w:rsidR="00CD5205" w:rsidRPr="002D184F">
        <w:rPr>
          <w:rFonts w:ascii="Arial" w:hAnsi="Arial" w:cs="Arial"/>
        </w:rPr>
        <w:t xml:space="preserve">This reduction </w:t>
      </w:r>
      <w:r w:rsidR="000026B0" w:rsidRPr="000026B0">
        <w:rPr>
          <w:rFonts w:ascii="Arial" w:hAnsi="Arial" w:cs="Arial" w:hint="eastAsia"/>
        </w:rPr>
        <w:t xml:space="preserve">leads to </w:t>
      </w:r>
      <w:r w:rsidR="000026B0" w:rsidRPr="00E618D5">
        <w:rPr>
          <w:rFonts w:ascii="Arial" w:hAnsi="Arial" w:cs="Arial" w:hint="eastAsia"/>
          <w:color w:val="0070C0"/>
        </w:rPr>
        <w:t xml:space="preserve">steeper and deeper frequency deviations </w:t>
      </w:r>
      <w:r w:rsidR="00E618D5" w:rsidRPr="00E618D5">
        <w:rPr>
          <w:rFonts w:ascii="Arial" w:hAnsi="Arial" w:cs="Arial"/>
          <w:color w:val="0070C0"/>
        </w:rPr>
        <w:t>–</w:t>
      </w:r>
      <w:r w:rsidR="000026B0" w:rsidRPr="00E618D5">
        <w:rPr>
          <w:rFonts w:ascii="Arial" w:hAnsi="Arial" w:cs="Arial" w:hint="eastAsia"/>
          <w:color w:val="0070C0"/>
        </w:rPr>
        <w:t xml:space="preserve"> </w:t>
      </w:r>
      <w:r w:rsidR="00E618D5" w:rsidRPr="00E618D5">
        <w:rPr>
          <w:rFonts w:ascii="Arial" w:hAnsi="Arial" w:cs="Arial"/>
          <w:color w:val="0070C0"/>
        </w:rPr>
        <w:t xml:space="preserve">manifested as a lower frequency nadirs </w:t>
      </w:r>
      <w:r w:rsidR="00E618D5" w:rsidRPr="00E618D5">
        <w:rPr>
          <w:rFonts w:ascii="Arial" w:hAnsi="Arial" w:cs="Arial" w:hint="eastAsia"/>
          <w:color w:val="0070C0"/>
        </w:rPr>
        <w:t xml:space="preserve">and </w:t>
      </w:r>
      <w:r w:rsidR="00E618D5" w:rsidRPr="00E618D5">
        <w:rPr>
          <w:rFonts w:ascii="Arial" w:hAnsi="Arial" w:cs="Arial"/>
          <w:color w:val="0070C0"/>
        </w:rPr>
        <w:t>higher Rate of Change of Frequency (</w:t>
      </w:r>
      <w:proofErr w:type="spellStart"/>
      <w:r w:rsidR="00E618D5" w:rsidRPr="00E618D5">
        <w:rPr>
          <w:rFonts w:ascii="Arial" w:hAnsi="Arial" w:cs="Arial"/>
          <w:color w:val="0070C0"/>
        </w:rPr>
        <w:t>RoCoF</w:t>
      </w:r>
      <w:proofErr w:type="spellEnd"/>
      <w:r w:rsidR="00E618D5" w:rsidRPr="00E618D5">
        <w:rPr>
          <w:rFonts w:ascii="Arial" w:hAnsi="Arial" w:cs="Arial"/>
          <w:color w:val="0070C0"/>
        </w:rPr>
        <w:t xml:space="preserve">) </w:t>
      </w:r>
      <w:r w:rsidR="00EF55EA">
        <w:rPr>
          <w:rFonts w:ascii="Arial" w:hAnsi="Arial" w:cs="Arial"/>
          <w:color w:val="0070C0"/>
        </w:rPr>
        <w:t>–</w:t>
      </w:r>
      <w:r w:rsidR="00EF55EA">
        <w:rPr>
          <w:rFonts w:ascii="Arial" w:hAnsi="Arial" w:cs="Arial" w:hint="eastAsia"/>
        </w:rPr>
        <w:t xml:space="preserve"> </w:t>
      </w:r>
      <w:r w:rsidR="00CD5205" w:rsidRPr="002D184F">
        <w:rPr>
          <w:rFonts w:ascii="Arial" w:hAnsi="Arial" w:cs="Arial"/>
        </w:rPr>
        <w:t>following</w:t>
      </w:r>
      <w:r w:rsidR="00EF55EA">
        <w:rPr>
          <w:rFonts w:ascii="Arial" w:hAnsi="Arial" w:cs="Arial" w:hint="eastAsia"/>
        </w:rPr>
        <w:t xml:space="preserve"> </w:t>
      </w:r>
      <w:r w:rsidR="00CD5205" w:rsidRPr="002D184F">
        <w:rPr>
          <w:rFonts w:ascii="Arial" w:hAnsi="Arial" w:cs="Arial"/>
        </w:rPr>
        <w:t>disturbances</w:t>
      </w:r>
      <w:r w:rsidR="00F13686">
        <w:rPr>
          <w:rFonts w:ascii="Arial" w:hAnsi="Arial" w:cs="Arial" w:hint="eastAsia"/>
        </w:rPr>
        <w:t xml:space="preserve"> </w:t>
      </w:r>
      <w:r w:rsidR="00F13686" w:rsidRPr="00A750E2">
        <w:rPr>
          <w:rFonts w:ascii="Arial" w:hAnsi="Arial" w:cs="Arial" w:hint="eastAsia"/>
          <w:color w:val="A6A6A6" w:themeColor="background1" w:themeShade="A6"/>
        </w:rPr>
        <w:t>(Fig</w:t>
      </w:r>
      <w:r w:rsidR="00F66733" w:rsidRPr="00A750E2">
        <w:rPr>
          <w:rFonts w:ascii="Arial" w:hAnsi="Arial" w:cs="Arial" w:hint="eastAsia"/>
          <w:color w:val="A6A6A6" w:themeColor="background1" w:themeShade="A6"/>
        </w:rPr>
        <w:t>. 1d</w:t>
      </w:r>
      <w:r w:rsidR="00F13686" w:rsidRPr="00A750E2">
        <w:rPr>
          <w:rFonts w:ascii="Arial" w:hAnsi="Arial" w:cs="Arial" w:hint="eastAsia"/>
          <w:color w:val="A6A6A6" w:themeColor="background1" w:themeShade="A6"/>
        </w:rPr>
        <w:t>)</w:t>
      </w:r>
      <w:r w:rsidR="00C0199C" w:rsidRPr="00AB1938">
        <w:rPr>
          <w:rFonts w:ascii="Arial" w:hAnsi="Arial" w:cs="Arial" w:hint="eastAsia"/>
          <w:color w:val="A6A6A6" w:themeColor="background1" w:themeShade="A6"/>
        </w:rPr>
        <w:t xml:space="preserve">. </w:t>
      </w:r>
      <w:r w:rsidR="00AB1938" w:rsidRPr="00AB1938">
        <w:rPr>
          <w:rFonts w:ascii="Arial" w:hAnsi="Arial" w:cs="Arial"/>
          <w:color w:val="A6A6A6" w:themeColor="background1" w:themeShade="A6"/>
        </w:rPr>
        <w:t xml:space="preserve">For example, </w:t>
      </w:r>
      <w:r w:rsidR="00AB1938" w:rsidRPr="00C27282">
        <w:rPr>
          <w:rFonts w:ascii="Arial" w:hAnsi="Arial" w:cs="Arial"/>
          <w:color w:val="A6A6A6" w:themeColor="background1" w:themeShade="A6"/>
          <w:highlight w:val="yellow"/>
        </w:rPr>
        <w:t>Australia’s National Electricity Market (NEM)</w:t>
      </w:r>
      <w:r w:rsidR="00AB1938" w:rsidRPr="00AB1938">
        <w:rPr>
          <w:rFonts w:ascii="Arial" w:hAnsi="Arial" w:cs="Arial"/>
          <w:color w:val="A6A6A6" w:themeColor="background1" w:themeShade="A6"/>
        </w:rPr>
        <w:t xml:space="preserve"> has experienced sharp frequency drops and rising </w:t>
      </w:r>
      <w:proofErr w:type="spellStart"/>
      <w:r w:rsidR="00AB1938" w:rsidRPr="00AB1938">
        <w:rPr>
          <w:rFonts w:ascii="Arial" w:hAnsi="Arial" w:cs="Arial"/>
          <w:color w:val="A6A6A6" w:themeColor="background1" w:themeShade="A6"/>
        </w:rPr>
        <w:t>RoCoF</w:t>
      </w:r>
      <w:proofErr w:type="spellEnd"/>
      <w:r w:rsidR="00AB1938" w:rsidRPr="00AB1938">
        <w:rPr>
          <w:rFonts w:ascii="Arial" w:hAnsi="Arial" w:cs="Arial"/>
          <w:color w:val="A6A6A6" w:themeColor="background1" w:themeShade="A6"/>
        </w:rPr>
        <w:t xml:space="preserve"> events due to declining inertia, prompting </w:t>
      </w:r>
      <w:r w:rsidR="00C27282" w:rsidRPr="00C27282">
        <w:rPr>
          <w:rFonts w:ascii="Arial" w:hAnsi="Arial" w:cs="Arial"/>
          <w:color w:val="A6A6A6" w:themeColor="background1" w:themeShade="A6"/>
        </w:rPr>
        <w:t xml:space="preserve">regulatory mandates </w:t>
      </w:r>
      <w:r w:rsidR="00AB1938" w:rsidRPr="00AB1938">
        <w:rPr>
          <w:rFonts w:ascii="Arial" w:hAnsi="Arial" w:cs="Arial"/>
          <w:color w:val="A6A6A6" w:themeColor="background1" w:themeShade="A6"/>
        </w:rPr>
        <w:t xml:space="preserve">for fast frequency response </w:t>
      </w:r>
      <w:r w:rsidR="00D56DAC">
        <w:rPr>
          <w:rFonts w:ascii="Arial" w:hAnsi="Arial" w:cs="Arial" w:hint="eastAsia"/>
          <w:color w:val="A6A6A6" w:themeColor="background1" w:themeShade="A6"/>
        </w:rPr>
        <w:t>services</w:t>
      </w:r>
      <w:r w:rsidR="00AB1938" w:rsidRPr="00AB1938">
        <w:rPr>
          <w:rFonts w:ascii="Arial" w:hAnsi="Arial" w:cs="Arial"/>
          <w:color w:val="A6A6A6" w:themeColor="background1" w:themeShade="A6"/>
        </w:rPr>
        <w:t>.</w:t>
      </w:r>
      <w:r w:rsidR="00AB1938">
        <w:rPr>
          <w:rFonts w:ascii="Arial" w:hAnsi="Arial" w:cs="Arial" w:hint="eastAsia"/>
        </w:rPr>
        <w:t xml:space="preserve"> </w:t>
      </w:r>
      <w:r w:rsidR="00C0199C" w:rsidRPr="00C0199C">
        <w:rPr>
          <w:rFonts w:ascii="Arial" w:hAnsi="Arial" w:cs="Arial" w:hint="eastAsia"/>
        </w:rPr>
        <w:t xml:space="preserve">To </w:t>
      </w:r>
      <w:r w:rsidR="00D56DAC" w:rsidRPr="00C26AEB">
        <w:rPr>
          <w:rFonts w:ascii="Arial" w:hAnsi="Arial" w:cs="Arial"/>
        </w:rPr>
        <w:t xml:space="preserve">secure operation under these </w:t>
      </w:r>
      <w:r w:rsidR="001E6F62">
        <w:rPr>
          <w:rFonts w:ascii="Arial" w:hAnsi="Arial" w:cs="Arial" w:hint="eastAsia"/>
        </w:rPr>
        <w:t>dynamics</w:t>
      </w:r>
      <w:r w:rsidR="00C0199C" w:rsidRPr="00C0199C">
        <w:rPr>
          <w:rFonts w:ascii="Arial" w:hAnsi="Arial" w:cs="Arial" w:hint="eastAsia"/>
        </w:rPr>
        <w:t xml:space="preserve">, low-inertia </w:t>
      </w:r>
      <w:r w:rsidR="001E6F62" w:rsidRPr="00C26AEB">
        <w:rPr>
          <w:rFonts w:ascii="Arial" w:hAnsi="Arial" w:cs="Arial"/>
        </w:rPr>
        <w:t xml:space="preserve">clean energy </w:t>
      </w:r>
      <w:r w:rsidR="00C0199C" w:rsidRPr="00C0199C">
        <w:rPr>
          <w:rFonts w:ascii="Arial" w:hAnsi="Arial" w:cs="Arial" w:hint="eastAsia"/>
        </w:rPr>
        <w:t>systems require</w:t>
      </w:r>
      <w:r w:rsidR="00C0199C">
        <w:rPr>
          <w:rFonts w:ascii="Arial" w:hAnsi="Arial" w:cs="Arial" w:hint="eastAsia"/>
        </w:rPr>
        <w:t xml:space="preserve"> </w:t>
      </w:r>
      <w:r w:rsidR="001E6F62" w:rsidRPr="001E6F62">
        <w:rPr>
          <w:rFonts w:ascii="Arial" w:hAnsi="Arial" w:cs="Arial"/>
          <w:color w:val="EE0000"/>
        </w:rPr>
        <w:t xml:space="preserve">rapid and precise </w:t>
      </w:r>
      <w:r w:rsidR="006A5114">
        <w:rPr>
          <w:rFonts w:ascii="Arial" w:hAnsi="Arial" w:cs="Arial" w:hint="eastAsia"/>
          <w:color w:val="EE0000"/>
        </w:rPr>
        <w:t xml:space="preserve">frequency </w:t>
      </w:r>
      <w:r w:rsidR="009A058F">
        <w:rPr>
          <w:rFonts w:ascii="Arial" w:hAnsi="Arial" w:cs="Arial" w:hint="eastAsia"/>
          <w:color w:val="EE0000"/>
        </w:rPr>
        <w:t>response</w:t>
      </w:r>
      <w:r w:rsidR="007F123D">
        <w:rPr>
          <w:rFonts w:ascii="Arial" w:hAnsi="Arial" w:cs="Arial" w:hint="eastAsia"/>
          <w:color w:val="000000" w:themeColor="text1"/>
        </w:rPr>
        <w:t xml:space="preserve">, </w:t>
      </w:r>
      <w:r w:rsidR="001A45B0">
        <w:rPr>
          <w:rFonts w:ascii="Arial" w:hAnsi="Arial" w:cs="Arial" w:hint="eastAsia"/>
          <w:color w:val="000000" w:themeColor="text1"/>
        </w:rPr>
        <w:t>typically</w:t>
      </w:r>
      <w:r w:rsidR="007F123D">
        <w:rPr>
          <w:rFonts w:ascii="Arial" w:hAnsi="Arial" w:cs="Arial" w:hint="eastAsia"/>
          <w:color w:val="000000" w:themeColor="text1"/>
        </w:rPr>
        <w:t xml:space="preserve"> </w:t>
      </w:r>
      <w:r w:rsidR="007F123D" w:rsidRPr="008A0703">
        <w:rPr>
          <w:rFonts w:ascii="Arial" w:hAnsi="Arial" w:cs="Arial"/>
        </w:rPr>
        <w:t xml:space="preserve">within </w:t>
      </w:r>
      <w:r w:rsidR="007F123D" w:rsidRPr="007F123D">
        <w:rPr>
          <w:rFonts w:ascii="Arial" w:hAnsi="Arial" w:cs="Arial"/>
          <w:color w:val="00B050"/>
        </w:rPr>
        <w:t xml:space="preserve">sub-second to second-level </w:t>
      </w:r>
      <w:r w:rsidR="006A5114" w:rsidRPr="006A5114">
        <w:rPr>
          <w:rFonts w:ascii="Arial" w:hAnsi="Arial" w:cs="Arial" w:hint="eastAsia"/>
          <w:color w:val="00B050"/>
        </w:rPr>
        <w:t>timescales</w:t>
      </w:r>
      <w:r w:rsidR="007F123D" w:rsidRPr="008A0703">
        <w:rPr>
          <w:rFonts w:ascii="Arial" w:hAnsi="Arial" w:cs="Arial"/>
        </w:rPr>
        <w:t>.</w:t>
      </w:r>
      <w:r w:rsidR="008E2675" w:rsidRPr="008E2675">
        <w:rPr>
          <w:rFonts w:ascii="Arial" w:hAnsi="Arial" w:cs="Arial"/>
        </w:rPr>
        <w:t xml:space="preserve"> </w:t>
      </w:r>
    </w:p>
    <w:p w14:paraId="04C72A46" w14:textId="7053B7F4" w:rsidR="00B7228B" w:rsidRPr="00031C3E" w:rsidRDefault="00AF2F74" w:rsidP="009654B1">
      <w:pPr>
        <w:jc w:val="left"/>
        <w:rPr>
          <w:rFonts w:ascii="Arial" w:hAnsi="Arial" w:cs="Arial"/>
          <w:color w:val="00B050"/>
        </w:rPr>
      </w:pPr>
      <w:r w:rsidRPr="00610DE4">
        <w:rPr>
          <w:rFonts w:ascii="Arial" w:hAnsi="Arial" w:cs="Arial"/>
          <w:highlight w:val="yellow"/>
        </w:rPr>
        <w:t xml:space="preserve">Voltage </w:t>
      </w:r>
      <w:r w:rsidR="00BE7D98">
        <w:rPr>
          <w:rFonts w:ascii="Arial" w:hAnsi="Arial" w:cs="Arial" w:hint="eastAsia"/>
          <w:highlight w:val="yellow"/>
        </w:rPr>
        <w:t>regulation</w:t>
      </w:r>
      <w:r w:rsidRPr="007E373C">
        <w:rPr>
          <w:rFonts w:ascii="Arial" w:hAnsi="Arial" w:cs="Arial"/>
          <w:highlight w:val="yellow"/>
        </w:rPr>
        <w:t xml:space="preserve"> is </w:t>
      </w:r>
      <w:r w:rsidR="00842465" w:rsidRPr="007E373C">
        <w:rPr>
          <w:rFonts w:ascii="Arial" w:hAnsi="Arial" w:cs="Arial"/>
          <w:highlight w:val="yellow"/>
        </w:rPr>
        <w:t xml:space="preserve">essential for </w:t>
      </w:r>
      <w:r w:rsidRPr="007E373C">
        <w:rPr>
          <w:rFonts w:ascii="Arial" w:hAnsi="Arial" w:cs="Arial"/>
          <w:highlight w:val="yellow"/>
        </w:rPr>
        <w:t>maintaining power quality and grid reliability</w:t>
      </w:r>
      <w:r w:rsidRPr="00E21D5D">
        <w:rPr>
          <w:rFonts w:ascii="Arial" w:hAnsi="Arial" w:cs="Arial"/>
          <w:highlight w:val="yellow"/>
        </w:rPr>
        <w:t>, requiring voltage</w:t>
      </w:r>
      <w:r w:rsidR="00597990" w:rsidRPr="00E21D5D">
        <w:rPr>
          <w:rFonts w:ascii="Arial" w:hAnsi="Arial" w:cs="Arial" w:hint="eastAsia"/>
          <w:highlight w:val="yellow"/>
        </w:rPr>
        <w:t xml:space="preserve"> level</w:t>
      </w:r>
      <w:r w:rsidRPr="00E21D5D">
        <w:rPr>
          <w:rFonts w:ascii="Arial" w:hAnsi="Arial" w:cs="Arial"/>
          <w:highlight w:val="yellow"/>
        </w:rPr>
        <w:t xml:space="preserve">s to </w:t>
      </w:r>
      <w:r w:rsidR="00860A0A" w:rsidRPr="00E21D5D">
        <w:rPr>
          <w:rFonts w:ascii="Arial" w:hAnsi="Arial" w:cs="Arial"/>
          <w:highlight w:val="yellow"/>
        </w:rPr>
        <w:t xml:space="preserve">remain </w:t>
      </w:r>
      <w:r w:rsidRPr="00E21D5D">
        <w:rPr>
          <w:rFonts w:ascii="Arial" w:hAnsi="Arial" w:cs="Arial"/>
          <w:highlight w:val="yellow"/>
        </w:rPr>
        <w:t>within acceptable operational limits</w:t>
      </w:r>
      <w:r w:rsidR="00382D93">
        <w:rPr>
          <w:rFonts w:ascii="Arial" w:hAnsi="Arial" w:cs="Arial" w:hint="eastAsia"/>
        </w:rPr>
        <w:t xml:space="preserve"> </w:t>
      </w:r>
      <w:r w:rsidRPr="00AF2F74">
        <w:rPr>
          <w:rFonts w:ascii="Arial" w:hAnsi="Arial" w:cs="Arial"/>
        </w:rPr>
        <w:t xml:space="preserve">across </w:t>
      </w:r>
      <w:r w:rsidR="00860A0A">
        <w:rPr>
          <w:rFonts w:ascii="Arial" w:hAnsi="Arial" w:cs="Arial" w:hint="eastAsia"/>
        </w:rPr>
        <w:t>the</w:t>
      </w:r>
      <w:r w:rsidRPr="00AF2F74">
        <w:rPr>
          <w:rFonts w:ascii="Arial" w:hAnsi="Arial" w:cs="Arial"/>
        </w:rPr>
        <w:t xml:space="preserve"> </w:t>
      </w:r>
      <w:r w:rsidR="00992A4D">
        <w:rPr>
          <w:rFonts w:ascii="Arial" w:hAnsi="Arial" w:cs="Arial" w:hint="eastAsia"/>
        </w:rPr>
        <w:t xml:space="preserve">power </w:t>
      </w:r>
      <w:r w:rsidR="00D91930" w:rsidRPr="00AF2F74">
        <w:rPr>
          <w:rFonts w:ascii="Arial" w:hAnsi="Arial" w:cs="Arial"/>
        </w:rPr>
        <w:t>network</w:t>
      </w:r>
      <w:r w:rsidRPr="00AF2F74">
        <w:rPr>
          <w:rFonts w:ascii="Arial" w:hAnsi="Arial" w:cs="Arial"/>
        </w:rPr>
        <w:t xml:space="preserve">. </w:t>
      </w:r>
      <w:r w:rsidR="00860A0A" w:rsidRPr="00842465">
        <w:rPr>
          <w:rFonts w:ascii="Arial" w:hAnsi="Arial" w:cs="Arial"/>
        </w:rPr>
        <w:t>Traditionally</w:t>
      </w:r>
      <w:r w:rsidRPr="00AF2F74">
        <w:rPr>
          <w:rFonts w:ascii="Arial" w:hAnsi="Arial" w:cs="Arial"/>
        </w:rPr>
        <w:t xml:space="preserve">, </w:t>
      </w:r>
      <w:r w:rsidR="004A6111">
        <w:rPr>
          <w:rFonts w:ascii="Arial" w:hAnsi="Arial" w:cs="Arial" w:hint="eastAsia"/>
        </w:rPr>
        <w:t>this</w:t>
      </w:r>
      <w:r w:rsidRPr="00AF2F74">
        <w:rPr>
          <w:rFonts w:ascii="Arial" w:hAnsi="Arial" w:cs="Arial"/>
        </w:rPr>
        <w:t xml:space="preserve"> </w:t>
      </w:r>
      <w:r w:rsidR="001B4A40" w:rsidRPr="001B4A40">
        <w:rPr>
          <w:rFonts w:ascii="Arial" w:hAnsi="Arial" w:cs="Arial" w:hint="eastAsia"/>
        </w:rPr>
        <w:t xml:space="preserve">function </w:t>
      </w:r>
      <w:r w:rsidR="00F14DAF">
        <w:rPr>
          <w:rFonts w:ascii="Arial" w:hAnsi="Arial" w:cs="Arial" w:hint="eastAsia"/>
        </w:rPr>
        <w:t>is</w:t>
      </w:r>
      <w:r w:rsidR="009C5CC5" w:rsidRPr="009C5CC5">
        <w:rPr>
          <w:rFonts w:ascii="Arial" w:hAnsi="Arial" w:cs="Arial" w:hint="eastAsia"/>
        </w:rPr>
        <w:t xml:space="preserve"> provided by</w:t>
      </w:r>
      <w:r w:rsidRPr="00AF2F74">
        <w:rPr>
          <w:rFonts w:ascii="Arial" w:hAnsi="Arial" w:cs="Arial"/>
        </w:rPr>
        <w:t xml:space="preserve"> </w:t>
      </w:r>
      <w:r w:rsidRPr="005D68C6">
        <w:rPr>
          <w:rFonts w:ascii="Arial" w:hAnsi="Arial" w:cs="Arial"/>
          <w:color w:val="EE0000"/>
        </w:rPr>
        <w:t>reactive power</w:t>
      </w:r>
      <w:r w:rsidR="009C5CC5">
        <w:rPr>
          <w:rFonts w:ascii="Arial" w:hAnsi="Arial" w:cs="Arial" w:hint="eastAsia"/>
          <w:color w:val="EE0000"/>
        </w:rPr>
        <w:t xml:space="preserve"> support</w:t>
      </w:r>
      <w:r w:rsidRPr="005D68C6">
        <w:rPr>
          <w:rFonts w:ascii="Arial" w:hAnsi="Arial" w:cs="Arial"/>
          <w:color w:val="EE0000"/>
        </w:rPr>
        <w:t xml:space="preserve"> from large synchronous generators</w:t>
      </w:r>
      <w:r w:rsidRPr="00AF2F74">
        <w:rPr>
          <w:rFonts w:ascii="Arial" w:hAnsi="Arial" w:cs="Arial"/>
        </w:rPr>
        <w:t xml:space="preserve">. However, as clean energy systems </w:t>
      </w:r>
      <w:r w:rsidR="00425EE4">
        <w:rPr>
          <w:rFonts w:ascii="Arial" w:hAnsi="Arial" w:cs="Arial" w:hint="eastAsia"/>
        </w:rPr>
        <w:t>transition</w:t>
      </w:r>
      <w:r w:rsidRPr="00AF2F74">
        <w:rPr>
          <w:rFonts w:ascii="Arial" w:hAnsi="Arial" w:cs="Arial"/>
        </w:rPr>
        <w:t xml:space="preserve"> toward </w:t>
      </w:r>
      <w:proofErr w:type="spellStart"/>
      <w:r w:rsidR="003E2232">
        <w:rPr>
          <w:rFonts w:ascii="Arial" w:hAnsi="Arial" w:cs="Arial" w:hint="eastAsia"/>
        </w:rPr>
        <w:t>vRES</w:t>
      </w:r>
      <w:proofErr w:type="spellEnd"/>
      <w:r w:rsidR="00C63DC7">
        <w:rPr>
          <w:rFonts w:ascii="Arial" w:hAnsi="Arial" w:cs="Arial" w:hint="eastAsia"/>
        </w:rPr>
        <w:t xml:space="preserve">, </w:t>
      </w:r>
      <w:r w:rsidRPr="00AF2F74">
        <w:rPr>
          <w:rFonts w:ascii="Arial" w:hAnsi="Arial" w:cs="Arial"/>
        </w:rPr>
        <w:t>this</w:t>
      </w:r>
      <w:r w:rsidR="003E2232">
        <w:rPr>
          <w:rFonts w:ascii="Arial" w:hAnsi="Arial" w:cs="Arial" w:hint="eastAsia"/>
        </w:rPr>
        <w:t xml:space="preserve"> </w:t>
      </w:r>
      <w:r w:rsidRPr="00AF2F74">
        <w:rPr>
          <w:rFonts w:ascii="Arial" w:hAnsi="Arial" w:cs="Arial"/>
        </w:rPr>
        <w:t xml:space="preserve">conventional </w:t>
      </w:r>
      <w:r w:rsidR="00412E56" w:rsidRPr="005B547A">
        <w:rPr>
          <w:rFonts w:ascii="Arial" w:hAnsi="Arial" w:cs="Arial"/>
          <w:color w:val="000000" w:themeColor="text1"/>
        </w:rPr>
        <w:t xml:space="preserve">source of voltage regulation </w:t>
      </w:r>
      <w:r w:rsidR="00A64EBA">
        <w:rPr>
          <w:rFonts w:ascii="Arial" w:hAnsi="Arial" w:cs="Arial" w:hint="eastAsia"/>
        </w:rPr>
        <w:t xml:space="preserve">is </w:t>
      </w:r>
      <w:r w:rsidRPr="00AF2F74">
        <w:rPr>
          <w:rFonts w:ascii="Arial" w:hAnsi="Arial" w:cs="Arial"/>
        </w:rPr>
        <w:t>diminish</w:t>
      </w:r>
      <w:r w:rsidR="00A64EBA">
        <w:rPr>
          <w:rFonts w:ascii="Arial" w:hAnsi="Arial" w:cs="Arial" w:hint="eastAsia"/>
        </w:rPr>
        <w:t>ing</w:t>
      </w:r>
      <w:r w:rsidRPr="00AF2F74">
        <w:rPr>
          <w:rFonts w:ascii="Arial" w:hAnsi="Arial" w:cs="Arial"/>
        </w:rPr>
        <w:t xml:space="preserve">. </w:t>
      </w:r>
      <w:r w:rsidR="00A64EBA" w:rsidRPr="00842465">
        <w:rPr>
          <w:rFonts w:ascii="Arial" w:hAnsi="Arial" w:cs="Arial"/>
        </w:rPr>
        <w:t>Concurrently</w:t>
      </w:r>
      <w:r w:rsidRPr="00AF2F74">
        <w:rPr>
          <w:rFonts w:ascii="Arial" w:hAnsi="Arial" w:cs="Arial"/>
        </w:rPr>
        <w:t xml:space="preserve">, the </w:t>
      </w:r>
      <w:r w:rsidR="00EE015F" w:rsidRPr="008424AF">
        <w:rPr>
          <w:rFonts w:ascii="Arial" w:hAnsi="Arial" w:cs="Arial"/>
        </w:rPr>
        <w:lastRenderedPageBreak/>
        <w:t xml:space="preserve">proliferation </w:t>
      </w:r>
      <w:r w:rsidRPr="00AF2F74">
        <w:rPr>
          <w:rFonts w:ascii="Arial" w:hAnsi="Arial" w:cs="Arial"/>
        </w:rPr>
        <w:t xml:space="preserve">of </w:t>
      </w:r>
      <w:r w:rsidRPr="00031C3E">
        <w:rPr>
          <w:rFonts w:ascii="Arial" w:hAnsi="Arial" w:cs="Arial"/>
          <w:color w:val="0070C0"/>
        </w:rPr>
        <w:t>DERs introduces bi</w:t>
      </w:r>
      <w:r w:rsidRPr="006A3AFB">
        <w:rPr>
          <w:rFonts w:ascii="Arial" w:hAnsi="Arial" w:cs="Arial"/>
          <w:color w:val="0070C0"/>
        </w:rPr>
        <w:t>-directional power flows</w:t>
      </w:r>
      <w:r w:rsidRPr="00AF2F74">
        <w:rPr>
          <w:rFonts w:ascii="Arial" w:hAnsi="Arial" w:cs="Arial"/>
        </w:rPr>
        <w:t xml:space="preserve"> and </w:t>
      </w:r>
      <w:r w:rsidR="00A64EBA" w:rsidRPr="00031C3E">
        <w:rPr>
          <w:rFonts w:ascii="Arial" w:hAnsi="Arial" w:cs="Arial"/>
          <w:color w:val="0070C0"/>
        </w:rPr>
        <w:t xml:space="preserve">increased </w:t>
      </w:r>
      <w:r w:rsidRPr="00031C3E">
        <w:rPr>
          <w:rFonts w:ascii="Arial" w:hAnsi="Arial" w:cs="Arial"/>
          <w:color w:val="0070C0"/>
        </w:rPr>
        <w:t>variability</w:t>
      </w:r>
      <w:r w:rsidRPr="006A3AFB">
        <w:rPr>
          <w:rFonts w:ascii="Arial" w:hAnsi="Arial" w:cs="Arial"/>
          <w:color w:val="0070C0"/>
        </w:rPr>
        <w:t xml:space="preserve"> in local voltage profiles</w:t>
      </w:r>
      <w:r w:rsidR="00EB0217">
        <w:rPr>
          <w:rFonts w:ascii="Arial" w:hAnsi="Arial" w:cs="Arial" w:hint="eastAsia"/>
        </w:rPr>
        <w:t xml:space="preserve">, </w:t>
      </w:r>
      <w:r w:rsidRPr="00AF2F74">
        <w:rPr>
          <w:rFonts w:ascii="Arial" w:hAnsi="Arial" w:cs="Arial"/>
        </w:rPr>
        <w:t>creat</w:t>
      </w:r>
      <w:r w:rsidR="00EB0217">
        <w:rPr>
          <w:rFonts w:ascii="Arial" w:hAnsi="Arial" w:cs="Arial" w:hint="eastAsia"/>
        </w:rPr>
        <w:t>ing</w:t>
      </w:r>
      <w:r w:rsidRPr="00AF2F74">
        <w:rPr>
          <w:rFonts w:ascii="Arial" w:hAnsi="Arial" w:cs="Arial"/>
        </w:rPr>
        <w:t xml:space="preserve"> </w:t>
      </w:r>
      <w:r w:rsidRPr="006A3AFB">
        <w:rPr>
          <w:rFonts w:ascii="Arial" w:hAnsi="Arial" w:cs="Arial"/>
          <w:color w:val="0070C0"/>
        </w:rPr>
        <w:t xml:space="preserve">localized </w:t>
      </w:r>
      <w:r w:rsidR="005D5CED" w:rsidRPr="005D5CED">
        <w:rPr>
          <w:rFonts w:ascii="Arial" w:hAnsi="Arial" w:cs="Arial" w:hint="eastAsia"/>
          <w:color w:val="0070C0"/>
        </w:rPr>
        <w:t>overvoltage or undervoltage conditions</w:t>
      </w:r>
      <w:r w:rsidR="00257ABC">
        <w:rPr>
          <w:rFonts w:ascii="Arial" w:hAnsi="Arial" w:cs="Arial" w:hint="eastAsia"/>
          <w:color w:val="0070C0"/>
        </w:rPr>
        <w:t xml:space="preserve"> </w:t>
      </w:r>
      <w:r w:rsidR="00257ABC" w:rsidRPr="007A24DA">
        <w:rPr>
          <w:rFonts w:ascii="Arial" w:hAnsi="Arial" w:cs="Arial"/>
          <w:color w:val="A6A6A6" w:themeColor="background1" w:themeShade="A6"/>
        </w:rPr>
        <w:t>(Fig. 1</w:t>
      </w:r>
      <w:r w:rsidR="00257ABC">
        <w:rPr>
          <w:rFonts w:ascii="Arial" w:hAnsi="Arial" w:cs="Arial" w:hint="eastAsia"/>
          <w:color w:val="A6A6A6" w:themeColor="background1" w:themeShade="A6"/>
        </w:rPr>
        <w:t>e</w:t>
      </w:r>
      <w:r w:rsidR="00257ABC" w:rsidRPr="007A24DA">
        <w:rPr>
          <w:rFonts w:ascii="Arial" w:hAnsi="Arial" w:cs="Arial"/>
          <w:color w:val="A6A6A6" w:themeColor="background1" w:themeShade="A6"/>
        </w:rPr>
        <w:t>)</w:t>
      </w:r>
      <w:r w:rsidRPr="00AF2F74">
        <w:rPr>
          <w:rFonts w:ascii="Arial" w:hAnsi="Arial" w:cs="Arial"/>
        </w:rPr>
        <w:t xml:space="preserve"> that </w:t>
      </w:r>
      <w:r w:rsidR="00E92D59">
        <w:rPr>
          <w:rFonts w:ascii="Arial" w:hAnsi="Arial" w:cs="Arial" w:hint="eastAsia"/>
        </w:rPr>
        <w:t>existing</w:t>
      </w:r>
      <w:r w:rsidR="00A64EBA" w:rsidRPr="00842465">
        <w:rPr>
          <w:rFonts w:ascii="Arial" w:hAnsi="Arial" w:cs="Arial"/>
        </w:rPr>
        <w:t xml:space="preserve"> </w:t>
      </w:r>
      <w:r w:rsidRPr="00AF2F74">
        <w:rPr>
          <w:rFonts w:ascii="Arial" w:hAnsi="Arial" w:cs="Arial"/>
        </w:rPr>
        <w:t>grid infrastructure may not be equipped to handle</w:t>
      </w:r>
      <w:r w:rsidR="0039795F" w:rsidRPr="0039795F">
        <w:t xml:space="preserve"> </w:t>
      </w:r>
      <w:r w:rsidR="0039795F" w:rsidRPr="0039795F">
        <w:rPr>
          <w:rFonts w:ascii="Arial" w:hAnsi="Arial" w:cs="Arial"/>
        </w:rPr>
        <w:t>effectively</w:t>
      </w:r>
      <w:r w:rsidRPr="00AF2F74">
        <w:rPr>
          <w:rFonts w:ascii="Arial" w:hAnsi="Arial" w:cs="Arial"/>
        </w:rPr>
        <w:t xml:space="preserve">. </w:t>
      </w:r>
      <w:r w:rsidR="00AF6F17" w:rsidRPr="00AF6F17">
        <w:rPr>
          <w:rFonts w:ascii="Arial" w:hAnsi="Arial" w:cs="Arial"/>
          <w:color w:val="A6A6A6" w:themeColor="background1" w:themeShade="A6"/>
        </w:rPr>
        <w:t>In Malta, for example, high levels of rooftop solar have caused reverse power flows, leading to voltage rise and grid instability during oversupply periods</w:t>
      </w:r>
      <w:r w:rsidR="00195E84" w:rsidRPr="00195E84">
        <w:rPr>
          <w:rFonts w:ascii="Arial" w:hAnsi="Arial" w:cs="Arial" w:hint="eastAsia"/>
          <w:color w:val="A6A6A6" w:themeColor="background1" w:themeShade="A6"/>
        </w:rPr>
        <w:t>.</w:t>
      </w:r>
      <w:r w:rsidR="00AA2B97">
        <w:rPr>
          <w:rFonts w:ascii="Arial" w:hAnsi="Arial" w:cs="Arial" w:hint="eastAsia"/>
        </w:rPr>
        <w:t xml:space="preserve"> </w:t>
      </w:r>
      <w:r w:rsidR="001C451A">
        <w:rPr>
          <w:rFonts w:ascii="Arial" w:hAnsi="Arial" w:cs="Arial" w:hint="eastAsia"/>
        </w:rPr>
        <w:t>C</w:t>
      </w:r>
      <w:r w:rsidRPr="00AF2F74">
        <w:rPr>
          <w:rFonts w:ascii="Arial" w:hAnsi="Arial" w:cs="Arial"/>
        </w:rPr>
        <w:t>lean energy systems</w:t>
      </w:r>
      <w:r w:rsidR="001C451A">
        <w:rPr>
          <w:rFonts w:ascii="Arial" w:hAnsi="Arial" w:cs="Arial" w:hint="eastAsia"/>
        </w:rPr>
        <w:t xml:space="preserve"> thus</w:t>
      </w:r>
      <w:r w:rsidRPr="00AF2F74">
        <w:rPr>
          <w:rFonts w:ascii="Arial" w:hAnsi="Arial" w:cs="Arial"/>
        </w:rPr>
        <w:t xml:space="preserve"> require </w:t>
      </w:r>
      <w:r w:rsidRPr="00031C3E">
        <w:rPr>
          <w:rFonts w:ascii="Arial" w:hAnsi="Arial" w:cs="Arial"/>
          <w:color w:val="EE0000"/>
        </w:rPr>
        <w:t>enhanced flexibility to</w:t>
      </w:r>
      <w:r w:rsidRPr="00AF2F74">
        <w:rPr>
          <w:rFonts w:ascii="Arial" w:hAnsi="Arial" w:cs="Arial"/>
        </w:rPr>
        <w:t xml:space="preserve"> </w:t>
      </w:r>
      <w:r w:rsidRPr="006A3AFB">
        <w:rPr>
          <w:rFonts w:ascii="Arial" w:hAnsi="Arial" w:cs="Arial"/>
          <w:color w:val="EE0000"/>
        </w:rPr>
        <w:t xml:space="preserve">provide dynamic, </w:t>
      </w:r>
      <w:r w:rsidR="00CF2330" w:rsidRPr="006A3AFB">
        <w:rPr>
          <w:rFonts w:ascii="Arial" w:hAnsi="Arial" w:cs="Arial"/>
          <w:color w:val="EE0000"/>
        </w:rPr>
        <w:t xml:space="preserve">location-specific voltage </w:t>
      </w:r>
      <w:r w:rsidR="0087049D">
        <w:rPr>
          <w:rFonts w:ascii="Arial" w:hAnsi="Arial" w:cs="Arial" w:hint="eastAsia"/>
          <w:color w:val="EE0000"/>
        </w:rPr>
        <w:t>regulation</w:t>
      </w:r>
      <w:r w:rsidR="00B805A5">
        <w:rPr>
          <w:rFonts w:ascii="Arial" w:hAnsi="Arial" w:cs="Arial" w:hint="eastAsia"/>
          <w:color w:val="EE0000"/>
        </w:rPr>
        <w:t xml:space="preserve"> </w:t>
      </w:r>
      <w:r w:rsidR="00F11B33">
        <w:rPr>
          <w:rFonts w:ascii="Arial" w:hAnsi="Arial" w:cs="Arial" w:hint="eastAsia"/>
          <w:color w:val="EE0000"/>
        </w:rPr>
        <w:t>with</w:t>
      </w:r>
      <w:r w:rsidR="0039795F">
        <w:rPr>
          <w:rFonts w:ascii="Arial" w:hAnsi="Arial" w:cs="Arial" w:hint="eastAsia"/>
        </w:rPr>
        <w:t xml:space="preserve"> </w:t>
      </w:r>
      <w:r w:rsidR="00F11B33" w:rsidRPr="00AF2F74">
        <w:rPr>
          <w:rFonts w:ascii="Arial" w:hAnsi="Arial" w:cs="Arial"/>
        </w:rPr>
        <w:t xml:space="preserve">the ability to </w:t>
      </w:r>
      <w:r w:rsidR="00F11B33" w:rsidRPr="006A3AFB">
        <w:rPr>
          <w:rFonts w:ascii="Arial" w:hAnsi="Arial" w:cs="Arial"/>
          <w:color w:val="EE0000"/>
        </w:rPr>
        <w:t>inject or absorb reactive power</w:t>
      </w:r>
      <w:r w:rsidR="00F11B33" w:rsidRPr="00AF2F74">
        <w:rPr>
          <w:rFonts w:ascii="Arial" w:hAnsi="Arial" w:cs="Arial"/>
        </w:rPr>
        <w:t xml:space="preserve"> to </w:t>
      </w:r>
      <w:r w:rsidR="00F11B33" w:rsidRPr="006A3AFB">
        <w:rPr>
          <w:rFonts w:ascii="Arial" w:hAnsi="Arial" w:cs="Arial"/>
          <w:color w:val="EE0000"/>
        </w:rPr>
        <w:t xml:space="preserve">prevent </w:t>
      </w:r>
      <w:r w:rsidR="00AA2B97">
        <w:rPr>
          <w:rFonts w:ascii="Arial" w:hAnsi="Arial" w:cs="Arial" w:hint="eastAsia"/>
          <w:color w:val="EE0000"/>
        </w:rPr>
        <w:t xml:space="preserve">voltage </w:t>
      </w:r>
      <w:r w:rsidR="00A47162" w:rsidRPr="00A47162">
        <w:rPr>
          <w:rFonts w:ascii="Arial" w:hAnsi="Arial" w:cs="Arial" w:hint="eastAsia"/>
          <w:color w:val="EE0000"/>
        </w:rPr>
        <w:t xml:space="preserve">fluctuations </w:t>
      </w:r>
      <w:r w:rsidR="009D53B0">
        <w:rPr>
          <w:rFonts w:ascii="Arial" w:hAnsi="Arial" w:cs="Arial" w:hint="eastAsia"/>
          <w:color w:val="EE0000"/>
        </w:rPr>
        <w:t xml:space="preserve">dynamically, </w:t>
      </w:r>
      <w:r w:rsidR="009D53B0" w:rsidRPr="00827AFD">
        <w:rPr>
          <w:rFonts w:ascii="Arial" w:hAnsi="Arial" w:cs="Arial"/>
          <w:color w:val="00B050"/>
        </w:rPr>
        <w:t xml:space="preserve">typically </w:t>
      </w:r>
      <w:r w:rsidR="009D53B0">
        <w:rPr>
          <w:rFonts w:ascii="Arial" w:hAnsi="Arial" w:cs="Arial" w:hint="eastAsia"/>
          <w:color w:val="00B050"/>
        </w:rPr>
        <w:t>on</w:t>
      </w:r>
      <w:r w:rsidR="009D53B0" w:rsidRPr="00827AFD">
        <w:rPr>
          <w:rFonts w:ascii="Arial" w:hAnsi="Arial" w:cs="Arial"/>
          <w:color w:val="00B050"/>
        </w:rPr>
        <w:t xml:space="preserve"> seconds to minutes</w:t>
      </w:r>
      <w:r w:rsidR="009D53B0" w:rsidRPr="00DA7788">
        <w:rPr>
          <w:rFonts w:ascii="Arial" w:hAnsi="Arial" w:cs="Arial"/>
          <w:color w:val="00B050"/>
        </w:rPr>
        <w:t xml:space="preserve"> </w:t>
      </w:r>
      <w:r w:rsidR="009D53B0" w:rsidRPr="00827AFD">
        <w:rPr>
          <w:rFonts w:ascii="Arial" w:hAnsi="Arial" w:cs="Arial"/>
          <w:color w:val="00B050"/>
        </w:rPr>
        <w:t>timescales</w:t>
      </w:r>
      <w:r w:rsidR="00026F42">
        <w:rPr>
          <w:rFonts w:ascii="Arial" w:hAnsi="Arial" w:cs="Arial" w:hint="eastAsia"/>
          <w:color w:val="00B050"/>
        </w:rPr>
        <w:t>.</w:t>
      </w:r>
      <w:r w:rsidR="001B4352">
        <w:rPr>
          <w:rFonts w:ascii="Arial" w:hAnsi="Arial" w:cs="Arial" w:hint="eastAsia"/>
          <w:color w:val="00B050"/>
        </w:rPr>
        <w:t xml:space="preserve"> </w:t>
      </w:r>
    </w:p>
    <w:p w14:paraId="436AD469" w14:textId="73CAA559" w:rsidR="002164B1" w:rsidRDefault="00A92354" w:rsidP="009654B1">
      <w:pPr>
        <w:jc w:val="left"/>
        <w:rPr>
          <w:rFonts w:ascii="Arial" w:hAnsi="Arial" w:cs="Arial"/>
        </w:rPr>
      </w:pPr>
      <w:r>
        <w:rPr>
          <w:rFonts w:ascii="Arial" w:hAnsi="Arial" w:cs="Arial" w:hint="eastAsia"/>
          <w:highlight w:val="yellow"/>
        </w:rPr>
        <w:t>Resilience enhancement</w:t>
      </w:r>
      <w:r w:rsidR="00A460E3" w:rsidRPr="009129B2">
        <w:rPr>
          <w:rFonts w:ascii="Arial" w:hAnsi="Arial" w:cs="Arial"/>
          <w:highlight w:val="yellow"/>
        </w:rPr>
        <w:t xml:space="preserve"> during extreme events</w:t>
      </w:r>
      <w:r w:rsidR="00A460E3" w:rsidRPr="00A460E3">
        <w:rPr>
          <w:rFonts w:ascii="Arial" w:hAnsi="Arial" w:cs="Arial"/>
        </w:rPr>
        <w:t xml:space="preserve"> is </w:t>
      </w:r>
      <w:r w:rsidR="00AF172F" w:rsidRPr="004C050B">
        <w:rPr>
          <w:rFonts w:ascii="Arial" w:hAnsi="Arial" w:cs="Arial"/>
          <w:color w:val="000000" w:themeColor="text1"/>
        </w:rPr>
        <w:t xml:space="preserve">an increasingly critical </w:t>
      </w:r>
      <w:r w:rsidR="00A460E3" w:rsidRPr="00A460E3">
        <w:rPr>
          <w:rFonts w:ascii="Arial" w:hAnsi="Arial" w:cs="Arial"/>
        </w:rPr>
        <w:t xml:space="preserve">flexibility need in clean energy systems. As systems </w:t>
      </w:r>
      <w:r w:rsidR="00DD41C6">
        <w:rPr>
          <w:rFonts w:ascii="Arial" w:hAnsi="Arial" w:cs="Arial" w:hint="eastAsia"/>
        </w:rPr>
        <w:t>shift</w:t>
      </w:r>
      <w:r w:rsidR="00A460E3" w:rsidRPr="00A460E3">
        <w:rPr>
          <w:rFonts w:ascii="Arial" w:hAnsi="Arial" w:cs="Arial"/>
        </w:rPr>
        <w:t xml:space="preserve"> from centralized</w:t>
      </w:r>
      <w:r w:rsidR="008D78FE">
        <w:rPr>
          <w:rFonts w:ascii="Arial" w:hAnsi="Arial" w:cs="Arial" w:hint="eastAsia"/>
        </w:rPr>
        <w:t>, dispatchable</w:t>
      </w:r>
      <w:r w:rsidR="00A460E3" w:rsidRPr="00A460E3">
        <w:rPr>
          <w:rFonts w:ascii="Arial" w:hAnsi="Arial" w:cs="Arial"/>
        </w:rPr>
        <w:t xml:space="preserve"> generation to decentralized </w:t>
      </w:r>
      <w:proofErr w:type="spellStart"/>
      <w:r w:rsidR="00A460E3" w:rsidRPr="00A460E3">
        <w:rPr>
          <w:rFonts w:ascii="Arial" w:hAnsi="Arial" w:cs="Arial"/>
        </w:rPr>
        <w:t>vRES</w:t>
      </w:r>
      <w:proofErr w:type="spellEnd"/>
      <w:r w:rsidR="00A460E3" w:rsidRPr="00A460E3">
        <w:rPr>
          <w:rFonts w:ascii="Arial" w:hAnsi="Arial" w:cs="Arial"/>
        </w:rPr>
        <w:t xml:space="preserve">, their </w:t>
      </w:r>
      <w:r w:rsidR="00DD41C6" w:rsidRPr="004C050B">
        <w:rPr>
          <w:rFonts w:ascii="Arial" w:hAnsi="Arial" w:cs="Arial"/>
          <w:color w:val="000000" w:themeColor="text1"/>
        </w:rPr>
        <w:t xml:space="preserve">capacity </w:t>
      </w:r>
      <w:r w:rsidR="00A460E3" w:rsidRPr="00A460E3">
        <w:rPr>
          <w:rFonts w:ascii="Arial" w:hAnsi="Arial" w:cs="Arial"/>
        </w:rPr>
        <w:t xml:space="preserve">to </w:t>
      </w:r>
      <w:r w:rsidR="00A460E3" w:rsidRPr="00000344">
        <w:rPr>
          <w:rFonts w:ascii="Arial" w:hAnsi="Arial" w:cs="Arial"/>
          <w:color w:val="EE0000"/>
        </w:rPr>
        <w:t>withstand and recover</w:t>
      </w:r>
      <w:r w:rsidR="00A460E3" w:rsidRPr="009F78EA">
        <w:rPr>
          <w:rFonts w:ascii="Arial" w:hAnsi="Arial" w:cs="Arial"/>
          <w:color w:val="EE0000"/>
        </w:rPr>
        <w:t xml:space="preserve"> from large-scale </w:t>
      </w:r>
      <w:r w:rsidR="00DB51B4">
        <w:rPr>
          <w:rFonts w:ascii="Arial" w:hAnsi="Arial" w:cs="Arial" w:hint="eastAsia"/>
          <w:color w:val="EE0000"/>
        </w:rPr>
        <w:t>outages</w:t>
      </w:r>
      <w:r w:rsidR="00D0393D" w:rsidRPr="00D0393D">
        <w:rPr>
          <w:rFonts w:ascii="Arial" w:hAnsi="Arial" w:cs="Arial"/>
        </w:rPr>
        <w:t xml:space="preserve"> </w:t>
      </w:r>
      <w:r w:rsidR="00A460E3" w:rsidRPr="00A460E3">
        <w:rPr>
          <w:rFonts w:ascii="Arial" w:hAnsi="Arial" w:cs="Arial"/>
        </w:rPr>
        <w:t>becomes more complex</w:t>
      </w:r>
      <w:r w:rsidR="00615D4E">
        <w:rPr>
          <w:rFonts w:ascii="Arial" w:hAnsi="Arial" w:cs="Arial" w:hint="eastAsia"/>
        </w:rPr>
        <w:t xml:space="preserve"> </w:t>
      </w:r>
      <w:r w:rsidR="00615D4E" w:rsidRPr="00615D4E">
        <w:rPr>
          <w:rFonts w:ascii="Arial" w:hAnsi="Arial" w:cs="Arial"/>
        </w:rPr>
        <w:t>and less predictable</w:t>
      </w:r>
      <w:r w:rsidR="00A460E3" w:rsidRPr="00A460E3">
        <w:rPr>
          <w:rFonts w:ascii="Arial" w:hAnsi="Arial" w:cs="Arial"/>
        </w:rPr>
        <w:t>.</w:t>
      </w:r>
      <w:r w:rsidR="00592B1B">
        <w:rPr>
          <w:rFonts w:ascii="Arial" w:hAnsi="Arial" w:cs="Arial" w:hint="eastAsia"/>
        </w:rPr>
        <w:t xml:space="preserve"> </w:t>
      </w:r>
      <w:r w:rsidR="00592B1B" w:rsidRPr="00D2097E">
        <w:rPr>
          <w:rFonts w:ascii="Arial" w:hAnsi="Arial" w:cs="Arial"/>
          <w:color w:val="A6A6A6" w:themeColor="background1" w:themeShade="A6"/>
        </w:rPr>
        <w:t xml:space="preserve">A recent </w:t>
      </w:r>
      <w:r w:rsidR="00DD41C6">
        <w:rPr>
          <w:rFonts w:ascii="Arial" w:hAnsi="Arial" w:cs="Arial" w:hint="eastAsia"/>
          <w:color w:val="A6A6A6" w:themeColor="background1" w:themeShade="A6"/>
        </w:rPr>
        <w:t>example</w:t>
      </w:r>
      <w:r w:rsidR="00592B1B" w:rsidRPr="00D2097E">
        <w:rPr>
          <w:rFonts w:ascii="Arial" w:hAnsi="Arial" w:cs="Arial"/>
          <w:color w:val="A6A6A6" w:themeColor="background1" w:themeShade="A6"/>
        </w:rPr>
        <w:t xml:space="preserve"> occurred on </w:t>
      </w:r>
      <w:r w:rsidR="00592B1B" w:rsidRPr="00226C85">
        <w:rPr>
          <w:rFonts w:ascii="Arial" w:hAnsi="Arial" w:cs="Arial"/>
          <w:color w:val="A6A6A6" w:themeColor="background1" w:themeShade="A6"/>
          <w:highlight w:val="yellow"/>
        </w:rPr>
        <w:t>28 April 2025</w:t>
      </w:r>
      <w:r w:rsidR="00592B1B" w:rsidRPr="00D2097E">
        <w:rPr>
          <w:rFonts w:ascii="Arial" w:hAnsi="Arial" w:cs="Arial"/>
          <w:color w:val="A6A6A6" w:themeColor="background1" w:themeShade="A6"/>
        </w:rPr>
        <w:t xml:space="preserve">, when a blackout </w:t>
      </w:r>
      <w:r w:rsidR="00DF4098" w:rsidRPr="00DF4098">
        <w:rPr>
          <w:rFonts w:ascii="Arial" w:hAnsi="Arial" w:cs="Arial"/>
          <w:color w:val="A6A6A6" w:themeColor="background1" w:themeShade="A6"/>
        </w:rPr>
        <w:t xml:space="preserve">in </w:t>
      </w:r>
      <w:r w:rsidR="00DF4098" w:rsidRPr="00226C85">
        <w:rPr>
          <w:rFonts w:ascii="Arial" w:hAnsi="Arial" w:cs="Arial"/>
          <w:color w:val="A6A6A6" w:themeColor="background1" w:themeShade="A6"/>
          <w:highlight w:val="yellow"/>
        </w:rPr>
        <w:t>Spain</w:t>
      </w:r>
      <w:r w:rsidR="00DF4098" w:rsidRPr="00DF4098">
        <w:rPr>
          <w:rFonts w:ascii="Arial" w:hAnsi="Arial" w:cs="Arial"/>
          <w:color w:val="A6A6A6" w:themeColor="background1" w:themeShade="A6"/>
        </w:rPr>
        <w:t xml:space="preserve"> </w:t>
      </w:r>
      <w:r w:rsidR="007A6464" w:rsidRPr="007A6464">
        <w:rPr>
          <w:rFonts w:ascii="Arial" w:hAnsi="Arial" w:cs="Arial"/>
          <w:color w:val="A6A6A6" w:themeColor="background1" w:themeShade="A6"/>
        </w:rPr>
        <w:t>disrupted electricity supply for 12 hours and caused a 15 GW load loss</w:t>
      </w:r>
      <w:r w:rsidR="00DF4098" w:rsidRPr="00DF4098">
        <w:rPr>
          <w:rFonts w:ascii="Arial" w:hAnsi="Arial" w:cs="Arial"/>
          <w:color w:val="A6A6A6" w:themeColor="background1" w:themeShade="A6"/>
        </w:rPr>
        <w:t xml:space="preserve"> </w:t>
      </w:r>
      <w:r w:rsidR="00592B1B" w:rsidRPr="00D2097E">
        <w:rPr>
          <w:rFonts w:ascii="Arial" w:hAnsi="Arial" w:cs="Arial"/>
          <w:color w:val="A6A6A6" w:themeColor="background1" w:themeShade="A6"/>
        </w:rPr>
        <w:t>(Fig. 1f).</w:t>
      </w:r>
      <w:r w:rsidR="00A460E3" w:rsidRPr="00A460E3">
        <w:rPr>
          <w:rFonts w:ascii="Arial" w:hAnsi="Arial" w:cs="Arial"/>
        </w:rPr>
        <w:t xml:space="preserve"> </w:t>
      </w:r>
      <w:r w:rsidR="00615D4E" w:rsidRPr="00615D4E">
        <w:rPr>
          <w:rFonts w:ascii="Arial" w:hAnsi="Arial" w:cs="Arial"/>
        </w:rPr>
        <w:t>Simultaneously</w:t>
      </w:r>
      <w:r w:rsidR="00A460E3" w:rsidRPr="00A460E3">
        <w:rPr>
          <w:rFonts w:ascii="Arial" w:hAnsi="Arial" w:cs="Arial"/>
        </w:rPr>
        <w:t xml:space="preserve">, </w:t>
      </w:r>
      <w:r w:rsidR="00AA548C" w:rsidRPr="00AA548C">
        <w:rPr>
          <w:rFonts w:ascii="Arial" w:hAnsi="Arial" w:cs="Arial" w:hint="eastAsia"/>
          <w:color w:val="0070C0"/>
        </w:rPr>
        <w:t>climate change</w:t>
      </w:r>
      <w:r w:rsidR="00AA548C" w:rsidRPr="00AA548C">
        <w:rPr>
          <w:rFonts w:ascii="Arial" w:hAnsi="Arial" w:cs="Arial" w:hint="eastAsia"/>
        </w:rPr>
        <w:t xml:space="preserve"> is driving an increase in the frequency and intensity of </w:t>
      </w:r>
      <w:r w:rsidR="00AA548C" w:rsidRPr="00AA548C">
        <w:rPr>
          <w:rFonts w:ascii="Arial" w:hAnsi="Arial" w:cs="Arial" w:hint="eastAsia"/>
          <w:color w:val="0070C0"/>
        </w:rPr>
        <w:t>extreme weather events</w:t>
      </w:r>
      <w:r w:rsidR="00A460E3" w:rsidRPr="00A460E3">
        <w:rPr>
          <w:rFonts w:ascii="Arial" w:hAnsi="Arial" w:cs="Arial"/>
        </w:rPr>
        <w:t xml:space="preserve">, placing </w:t>
      </w:r>
      <w:r w:rsidR="00A460E3" w:rsidRPr="00000344">
        <w:rPr>
          <w:rFonts w:ascii="Arial" w:hAnsi="Arial" w:cs="Arial"/>
        </w:rPr>
        <w:t xml:space="preserve">additional stress on </w:t>
      </w:r>
      <w:r w:rsidR="00F75B11" w:rsidRPr="00DB51B4">
        <w:rPr>
          <w:rFonts w:ascii="Arial" w:hAnsi="Arial" w:cs="Arial" w:hint="eastAsia"/>
          <w:color w:val="EE0000"/>
        </w:rPr>
        <w:t xml:space="preserve">energy </w:t>
      </w:r>
      <w:r w:rsidR="00A460E3" w:rsidRPr="00DB51B4">
        <w:rPr>
          <w:rFonts w:ascii="Arial" w:hAnsi="Arial" w:cs="Arial"/>
          <w:color w:val="EE0000"/>
        </w:rPr>
        <w:t>system resilience</w:t>
      </w:r>
      <w:r w:rsidR="00A460E3" w:rsidRPr="00A460E3">
        <w:rPr>
          <w:rFonts w:ascii="Arial" w:hAnsi="Arial" w:cs="Arial"/>
        </w:rPr>
        <w:t xml:space="preserve">. </w:t>
      </w:r>
      <w:r w:rsidR="008422EC" w:rsidRPr="00726B87">
        <w:rPr>
          <w:rFonts w:ascii="Arial" w:hAnsi="Arial" w:cs="Arial"/>
        </w:rPr>
        <w:t>Historically</w:t>
      </w:r>
      <w:r w:rsidR="00A460E3" w:rsidRPr="00A460E3">
        <w:rPr>
          <w:rFonts w:ascii="Arial" w:hAnsi="Arial" w:cs="Arial"/>
        </w:rPr>
        <w:t xml:space="preserve">, </w:t>
      </w:r>
      <w:r w:rsidR="00A460E3" w:rsidRPr="00D573D8">
        <w:rPr>
          <w:rFonts w:ascii="Arial" w:hAnsi="Arial" w:cs="Arial"/>
          <w:color w:val="EE0000"/>
        </w:rPr>
        <w:t>black start and restoration services</w:t>
      </w:r>
      <w:r w:rsidR="00A460E3" w:rsidRPr="00A460E3">
        <w:rPr>
          <w:rFonts w:ascii="Arial" w:hAnsi="Arial" w:cs="Arial"/>
        </w:rPr>
        <w:t xml:space="preserve"> were </w:t>
      </w:r>
      <w:r w:rsidR="003B6B8B" w:rsidRPr="003B6B8B">
        <w:rPr>
          <w:rFonts w:ascii="Arial" w:hAnsi="Arial" w:cs="Arial"/>
        </w:rPr>
        <w:t xml:space="preserve">delivered </w:t>
      </w:r>
      <w:r w:rsidR="00A460E3" w:rsidRPr="00A460E3">
        <w:rPr>
          <w:rFonts w:ascii="Arial" w:hAnsi="Arial" w:cs="Arial"/>
        </w:rPr>
        <w:t xml:space="preserve">by </w:t>
      </w:r>
      <w:r w:rsidR="00A460E3" w:rsidRPr="00000344">
        <w:rPr>
          <w:rFonts w:ascii="Arial" w:hAnsi="Arial" w:cs="Arial"/>
          <w:color w:val="0070C0"/>
        </w:rPr>
        <w:t>large synchronous generators</w:t>
      </w:r>
      <w:r w:rsidR="00A460E3" w:rsidRPr="00A460E3">
        <w:rPr>
          <w:rFonts w:ascii="Arial" w:hAnsi="Arial" w:cs="Arial"/>
        </w:rPr>
        <w:t xml:space="preserve"> </w:t>
      </w:r>
      <w:r w:rsidR="00EC5EA4">
        <w:rPr>
          <w:rFonts w:ascii="Arial" w:hAnsi="Arial" w:cs="Arial" w:hint="eastAsia"/>
        </w:rPr>
        <w:t>offering</w:t>
      </w:r>
      <w:r w:rsidR="001B4053" w:rsidRPr="001B4053">
        <w:rPr>
          <w:rFonts w:ascii="Arial" w:hAnsi="Arial" w:cs="Arial"/>
        </w:rPr>
        <w:t xml:space="preserve"> </w:t>
      </w:r>
      <w:r w:rsidR="001B4053" w:rsidRPr="009F78EA">
        <w:rPr>
          <w:rFonts w:ascii="Arial" w:hAnsi="Arial" w:cs="Arial"/>
          <w:color w:val="0070C0"/>
        </w:rPr>
        <w:t>high inertia</w:t>
      </w:r>
      <w:r w:rsidR="001B4053" w:rsidRPr="009F78EA">
        <w:rPr>
          <w:rFonts w:ascii="Arial" w:hAnsi="Arial" w:cs="Arial" w:hint="eastAsia"/>
          <w:color w:val="0070C0"/>
        </w:rPr>
        <w:t xml:space="preserve"> and</w:t>
      </w:r>
      <w:r w:rsidR="00A460E3" w:rsidRPr="009F78EA">
        <w:rPr>
          <w:rFonts w:ascii="Arial" w:hAnsi="Arial" w:cs="Arial"/>
          <w:color w:val="0070C0"/>
        </w:rPr>
        <w:t xml:space="preserve"> autonomous </w:t>
      </w:r>
      <w:r w:rsidR="008422EC" w:rsidRPr="009F78EA">
        <w:rPr>
          <w:rFonts w:ascii="Arial" w:hAnsi="Arial" w:cs="Arial" w:hint="eastAsia"/>
          <w:color w:val="0070C0"/>
        </w:rPr>
        <w:t>operation</w:t>
      </w:r>
      <w:r w:rsidR="00A460E3" w:rsidRPr="00FF048A">
        <w:rPr>
          <w:rFonts w:ascii="Arial" w:hAnsi="Arial" w:cs="Arial"/>
        </w:rPr>
        <w:t xml:space="preserve">. </w:t>
      </w:r>
      <w:r w:rsidR="00EC5EA4">
        <w:rPr>
          <w:rFonts w:ascii="Arial" w:hAnsi="Arial" w:cs="Arial" w:hint="eastAsia"/>
        </w:rPr>
        <w:t>W</w:t>
      </w:r>
      <w:r w:rsidR="00A460E3" w:rsidRPr="00FF048A">
        <w:rPr>
          <w:rFonts w:ascii="Arial" w:hAnsi="Arial" w:cs="Arial"/>
        </w:rPr>
        <w:t xml:space="preserve">ith their progressive phase-out, clean energy systems must rely on </w:t>
      </w:r>
      <w:r w:rsidR="00A460E3" w:rsidRPr="00000344">
        <w:rPr>
          <w:rFonts w:ascii="Arial" w:hAnsi="Arial" w:cs="Arial"/>
          <w:color w:val="EE0000"/>
        </w:rPr>
        <w:t>a new portfolio of flexible resources capable of</w:t>
      </w:r>
      <w:r w:rsidR="00A460E3" w:rsidRPr="00FF048A">
        <w:rPr>
          <w:rFonts w:ascii="Arial" w:hAnsi="Arial" w:cs="Arial"/>
        </w:rPr>
        <w:t xml:space="preserve"> </w:t>
      </w:r>
      <w:r w:rsidR="00A460E3" w:rsidRPr="009F78EA">
        <w:rPr>
          <w:rFonts w:ascii="Arial" w:hAnsi="Arial" w:cs="Arial"/>
          <w:color w:val="EE0000"/>
        </w:rPr>
        <w:t xml:space="preserve">supporting </w:t>
      </w:r>
      <w:r w:rsidR="00E63CEF">
        <w:rPr>
          <w:rFonts w:ascii="Arial" w:hAnsi="Arial" w:cs="Arial" w:hint="eastAsia"/>
          <w:color w:val="EE0000"/>
        </w:rPr>
        <w:t xml:space="preserve">load </w:t>
      </w:r>
      <w:r w:rsidR="00A460E3" w:rsidRPr="009F78EA">
        <w:rPr>
          <w:rFonts w:ascii="Arial" w:hAnsi="Arial" w:cs="Arial"/>
          <w:color w:val="EE0000"/>
        </w:rPr>
        <w:t>restoration</w:t>
      </w:r>
      <w:r w:rsidR="00B800DE" w:rsidRPr="009F78EA">
        <w:rPr>
          <w:rFonts w:ascii="Arial" w:hAnsi="Arial" w:cs="Arial"/>
          <w:color w:val="EE0000"/>
        </w:rPr>
        <w:t xml:space="preserve"> under low-inertia or islanded conditions</w:t>
      </w:r>
      <w:r w:rsidR="00771D67" w:rsidRPr="00FF048A">
        <w:rPr>
          <w:rFonts w:ascii="Arial" w:hAnsi="Arial" w:cs="Arial" w:hint="eastAsia"/>
        </w:rPr>
        <w:t>,</w:t>
      </w:r>
      <w:r w:rsidR="00FF048A" w:rsidRPr="00FF048A">
        <w:rPr>
          <w:rFonts w:ascii="Arial" w:hAnsi="Arial" w:cs="Arial" w:hint="eastAsia"/>
        </w:rPr>
        <w:t xml:space="preserve"> with </w:t>
      </w:r>
      <w:r w:rsidR="00FF048A" w:rsidRPr="002E04E5">
        <w:rPr>
          <w:rFonts w:ascii="Arial" w:hAnsi="Arial" w:cs="Arial"/>
          <w:color w:val="00B050"/>
        </w:rPr>
        <w:t>emergency and recovery timescales</w:t>
      </w:r>
      <w:r w:rsidR="00FF048A" w:rsidRPr="009E5188">
        <w:rPr>
          <w:rFonts w:ascii="Arial" w:hAnsi="Arial" w:cs="Arial"/>
          <w:color w:val="00B050"/>
        </w:rPr>
        <w:t xml:space="preserve"> </w:t>
      </w:r>
      <w:r w:rsidR="00B800DE" w:rsidRPr="009E5188">
        <w:rPr>
          <w:rFonts w:ascii="Arial" w:hAnsi="Arial" w:cs="Arial" w:hint="eastAsia"/>
          <w:color w:val="00B050"/>
        </w:rPr>
        <w:t xml:space="preserve">over </w:t>
      </w:r>
      <w:r w:rsidR="00FF048A" w:rsidRPr="009E5188">
        <w:rPr>
          <w:rFonts w:ascii="Arial" w:hAnsi="Arial" w:cs="Arial"/>
          <w:color w:val="00B050"/>
        </w:rPr>
        <w:t>minutes to days</w:t>
      </w:r>
      <w:r w:rsidR="00A460E3" w:rsidRPr="00FF048A">
        <w:rPr>
          <w:rFonts w:ascii="Arial" w:hAnsi="Arial" w:cs="Arial"/>
        </w:rPr>
        <w:t>.</w:t>
      </w:r>
      <w:r w:rsidR="00BB3721" w:rsidRPr="00FF048A">
        <w:rPr>
          <w:rFonts w:ascii="Arial" w:hAnsi="Arial" w:cs="Arial" w:hint="eastAsia"/>
        </w:rPr>
        <w:t xml:space="preserve"> </w:t>
      </w:r>
      <w:r w:rsidR="00726E19" w:rsidRPr="00FF048A">
        <w:rPr>
          <w:rFonts w:ascii="Arial" w:hAnsi="Arial" w:cs="Arial"/>
        </w:rPr>
        <w:t>Ensuring the</w:t>
      </w:r>
      <w:r w:rsidR="002E04E5">
        <w:rPr>
          <w:rFonts w:ascii="Arial" w:hAnsi="Arial" w:cs="Arial" w:hint="eastAsia"/>
        </w:rPr>
        <w:t>ir</w:t>
      </w:r>
      <w:r w:rsidR="00726E19" w:rsidRPr="00FF048A">
        <w:rPr>
          <w:rFonts w:ascii="Arial" w:hAnsi="Arial" w:cs="Arial"/>
        </w:rPr>
        <w:t xml:space="preserve"> availability, coordination, and </w:t>
      </w:r>
      <w:r w:rsidR="00726E19" w:rsidRPr="00726E19">
        <w:rPr>
          <w:rFonts w:ascii="Arial" w:hAnsi="Arial" w:cs="Arial"/>
        </w:rPr>
        <w:t xml:space="preserve">readiness is essential </w:t>
      </w:r>
      <w:r w:rsidR="00F37567">
        <w:rPr>
          <w:rFonts w:ascii="Arial" w:hAnsi="Arial" w:cs="Arial" w:hint="eastAsia"/>
        </w:rPr>
        <w:t>to enhance</w:t>
      </w:r>
      <w:r w:rsidR="00726E19" w:rsidRPr="00726E19">
        <w:rPr>
          <w:rFonts w:ascii="Arial" w:hAnsi="Arial" w:cs="Arial"/>
        </w:rPr>
        <w:t xml:space="preserve"> system </w:t>
      </w:r>
      <w:r w:rsidR="00EE72AC" w:rsidRPr="00EA0BC4">
        <w:rPr>
          <w:rFonts w:ascii="Arial" w:hAnsi="Arial" w:cs="Arial"/>
        </w:rPr>
        <w:t xml:space="preserve">resilience </w:t>
      </w:r>
      <w:r w:rsidR="00726E19" w:rsidRPr="00726E19">
        <w:rPr>
          <w:rFonts w:ascii="Arial" w:hAnsi="Arial" w:cs="Arial"/>
        </w:rPr>
        <w:t xml:space="preserve">in a climate-vulnerable, renewable-dominated </w:t>
      </w:r>
      <w:r w:rsidR="00BB3721">
        <w:rPr>
          <w:rFonts w:ascii="Arial" w:hAnsi="Arial" w:cs="Arial" w:hint="eastAsia"/>
        </w:rPr>
        <w:t>future</w:t>
      </w:r>
      <w:r w:rsidR="00726E19" w:rsidRPr="00726E19">
        <w:rPr>
          <w:rFonts w:ascii="Arial" w:hAnsi="Arial" w:cs="Arial"/>
        </w:rPr>
        <w:t>.</w:t>
      </w:r>
      <w:r w:rsidR="001B4352">
        <w:rPr>
          <w:rFonts w:ascii="Arial" w:hAnsi="Arial" w:cs="Arial" w:hint="eastAsia"/>
        </w:rPr>
        <w:t xml:space="preserve"> </w:t>
      </w:r>
    </w:p>
    <w:p w14:paraId="72123809" w14:textId="1B573114" w:rsidR="00792EBA" w:rsidRPr="00C91781" w:rsidRDefault="00B679DA" w:rsidP="008A4E09">
      <w:pPr>
        <w:jc w:val="left"/>
        <w:rPr>
          <w:rFonts w:ascii="Arial" w:hAnsi="Arial" w:cs="Arial"/>
        </w:rPr>
      </w:pPr>
      <w:r w:rsidRPr="00B679DA">
        <w:rPr>
          <w:rFonts w:ascii="Arial" w:hAnsi="Arial" w:cs="Arial"/>
        </w:rPr>
        <w:t xml:space="preserve">Flexibility is not merely a technical attribute but </w:t>
      </w:r>
      <w:r w:rsidRPr="00E21D5D">
        <w:rPr>
          <w:rFonts w:ascii="Arial" w:hAnsi="Arial" w:cs="Arial"/>
          <w:highlight w:val="yellow"/>
        </w:rPr>
        <w:t xml:space="preserve">a systemic </w:t>
      </w:r>
      <w:r w:rsidR="00C041E3" w:rsidRPr="00E21D5D">
        <w:rPr>
          <w:rFonts w:ascii="Arial" w:hAnsi="Arial" w:cs="Arial"/>
          <w:highlight w:val="yellow"/>
        </w:rPr>
        <w:t xml:space="preserve">enabler </w:t>
      </w:r>
      <w:r w:rsidRPr="00E21D5D">
        <w:rPr>
          <w:rFonts w:ascii="Arial" w:hAnsi="Arial" w:cs="Arial"/>
          <w:highlight w:val="yellow"/>
        </w:rPr>
        <w:t>for the reliable, cost-effective, and resilient operation of clean energy systems</w:t>
      </w:r>
      <w:r w:rsidRPr="00B679DA">
        <w:rPr>
          <w:rFonts w:ascii="Arial" w:hAnsi="Arial" w:cs="Arial"/>
        </w:rPr>
        <w:t xml:space="preserve">. As fossil-based, centralized infrastructure is progressively replaced by </w:t>
      </w:r>
      <w:proofErr w:type="spellStart"/>
      <w:r w:rsidR="0026256E">
        <w:rPr>
          <w:rFonts w:ascii="Arial" w:hAnsi="Arial" w:cs="Arial" w:hint="eastAsia"/>
        </w:rPr>
        <w:t>vRES</w:t>
      </w:r>
      <w:proofErr w:type="spellEnd"/>
      <w:r w:rsidRPr="00B679DA">
        <w:rPr>
          <w:rFonts w:ascii="Arial" w:hAnsi="Arial" w:cs="Arial"/>
        </w:rPr>
        <w:t xml:space="preserve">, electrified end-use sectors, and decentralized energy resources, </w:t>
      </w:r>
      <w:r w:rsidRPr="00761B34">
        <w:rPr>
          <w:rFonts w:ascii="Arial" w:hAnsi="Arial" w:cs="Arial"/>
          <w:color w:val="EE0000"/>
        </w:rPr>
        <w:t>the ability of the system to rapidly and efficiently respond to fluctuations becomes foundational</w:t>
      </w:r>
      <w:r w:rsidRPr="00B679DA">
        <w:rPr>
          <w:rFonts w:ascii="Arial" w:hAnsi="Arial" w:cs="Arial"/>
        </w:rPr>
        <w:t xml:space="preserve">. Without adequate flexibility, system operators risk </w:t>
      </w:r>
      <w:r w:rsidRPr="005D047B">
        <w:rPr>
          <w:rFonts w:ascii="Arial" w:hAnsi="Arial" w:cs="Arial"/>
          <w:color w:val="0070C0"/>
        </w:rPr>
        <w:t>increased curtailment of renewables</w:t>
      </w:r>
      <w:r w:rsidRPr="00B679DA">
        <w:rPr>
          <w:rFonts w:ascii="Arial" w:hAnsi="Arial" w:cs="Arial"/>
        </w:rPr>
        <w:t xml:space="preserve">, </w:t>
      </w:r>
      <w:r w:rsidRPr="005D047B">
        <w:rPr>
          <w:rFonts w:ascii="Arial" w:hAnsi="Arial" w:cs="Arial"/>
          <w:color w:val="0070C0"/>
        </w:rPr>
        <w:t>underutilization of assets</w:t>
      </w:r>
      <w:r w:rsidRPr="00B679DA">
        <w:rPr>
          <w:rFonts w:ascii="Arial" w:hAnsi="Arial" w:cs="Arial"/>
        </w:rPr>
        <w:t xml:space="preserve">, </w:t>
      </w:r>
      <w:r w:rsidRPr="005D047B">
        <w:rPr>
          <w:rFonts w:ascii="Arial" w:hAnsi="Arial" w:cs="Arial"/>
          <w:color w:val="0070C0"/>
        </w:rPr>
        <w:t>overinvestment in infrastructure</w:t>
      </w:r>
      <w:r w:rsidRPr="00B679DA">
        <w:rPr>
          <w:rFonts w:ascii="Arial" w:hAnsi="Arial" w:cs="Arial"/>
        </w:rPr>
        <w:t xml:space="preserve">, </w:t>
      </w:r>
      <w:r w:rsidR="00CE547E">
        <w:rPr>
          <w:rFonts w:ascii="Arial" w:hAnsi="Arial" w:cs="Arial" w:hint="eastAsia"/>
        </w:rPr>
        <w:t>and</w:t>
      </w:r>
      <w:r w:rsidRPr="00B679DA">
        <w:rPr>
          <w:rFonts w:ascii="Arial" w:hAnsi="Arial" w:cs="Arial"/>
        </w:rPr>
        <w:t xml:space="preserve"> </w:t>
      </w:r>
      <w:r w:rsidRPr="005D047B">
        <w:rPr>
          <w:rFonts w:ascii="Arial" w:hAnsi="Arial" w:cs="Arial"/>
          <w:color w:val="0070C0"/>
        </w:rPr>
        <w:t xml:space="preserve">reliance on costly backup </w:t>
      </w:r>
      <w:r w:rsidR="00F205F6">
        <w:rPr>
          <w:rFonts w:ascii="Arial" w:hAnsi="Arial" w:cs="Arial" w:hint="eastAsia"/>
          <w:color w:val="0070C0"/>
        </w:rPr>
        <w:t xml:space="preserve">peaking </w:t>
      </w:r>
      <w:r w:rsidRPr="005D047B">
        <w:rPr>
          <w:rFonts w:ascii="Arial" w:hAnsi="Arial" w:cs="Arial"/>
          <w:color w:val="0070C0"/>
        </w:rPr>
        <w:t>resources</w:t>
      </w:r>
      <w:r w:rsidR="00767FE5">
        <w:rPr>
          <w:rFonts w:ascii="Arial" w:hAnsi="Arial" w:cs="Arial" w:hint="eastAsia"/>
        </w:rPr>
        <w:t xml:space="preserve"> </w:t>
      </w:r>
      <w:r w:rsidR="00767FE5">
        <w:rPr>
          <w:rFonts w:ascii="Arial" w:hAnsi="Arial" w:cs="Arial"/>
        </w:rPr>
        <w:t>–</w:t>
      </w:r>
      <w:r w:rsidR="00767FE5">
        <w:rPr>
          <w:rFonts w:ascii="Arial" w:hAnsi="Arial" w:cs="Arial" w:hint="eastAsia"/>
        </w:rPr>
        <w:t xml:space="preserve"> </w:t>
      </w:r>
      <w:r w:rsidRPr="00B679DA">
        <w:rPr>
          <w:rFonts w:ascii="Arial" w:hAnsi="Arial" w:cs="Arial"/>
        </w:rPr>
        <w:t>all</w:t>
      </w:r>
      <w:r w:rsidR="00767FE5">
        <w:rPr>
          <w:rFonts w:ascii="Arial" w:hAnsi="Arial" w:cs="Arial" w:hint="eastAsia"/>
        </w:rPr>
        <w:t xml:space="preserve"> </w:t>
      </w:r>
      <w:r w:rsidRPr="00B679DA">
        <w:rPr>
          <w:rFonts w:ascii="Arial" w:hAnsi="Arial" w:cs="Arial"/>
        </w:rPr>
        <w:t xml:space="preserve">of which undermine the </w:t>
      </w:r>
      <w:r w:rsidRPr="00981468">
        <w:rPr>
          <w:rFonts w:ascii="Arial" w:hAnsi="Arial" w:cs="Arial"/>
          <w:color w:val="00B050"/>
        </w:rPr>
        <w:t>economic and environmental goals</w:t>
      </w:r>
      <w:r w:rsidRPr="00B679DA">
        <w:rPr>
          <w:rFonts w:ascii="Arial" w:hAnsi="Arial" w:cs="Arial"/>
        </w:rPr>
        <w:t xml:space="preserve"> of </w:t>
      </w:r>
      <w:r w:rsidR="00687CB8">
        <w:rPr>
          <w:rFonts w:ascii="Arial" w:hAnsi="Arial" w:cs="Arial" w:hint="eastAsia"/>
        </w:rPr>
        <w:t>clean energy transitions</w:t>
      </w:r>
      <w:r w:rsidRPr="00B679DA">
        <w:rPr>
          <w:rFonts w:ascii="Arial" w:hAnsi="Arial" w:cs="Arial"/>
        </w:rPr>
        <w:t xml:space="preserve">. Flexibility also plays a critical role in enabling sector coupling and the </w:t>
      </w:r>
      <w:r w:rsidR="00AC29F1" w:rsidRPr="00626B27">
        <w:rPr>
          <w:rFonts w:ascii="Arial" w:hAnsi="Arial" w:cs="Arial"/>
          <w:color w:val="0070C0"/>
        </w:rPr>
        <w:t xml:space="preserve">cross-vector </w:t>
      </w:r>
      <w:r w:rsidRPr="00626B27">
        <w:rPr>
          <w:rFonts w:ascii="Arial" w:hAnsi="Arial" w:cs="Arial"/>
          <w:color w:val="0070C0"/>
        </w:rPr>
        <w:t>integration</w:t>
      </w:r>
      <w:r w:rsidRPr="00B679DA">
        <w:rPr>
          <w:rFonts w:ascii="Arial" w:hAnsi="Arial" w:cs="Arial"/>
        </w:rPr>
        <w:t xml:space="preserve"> of electricity, gas, hydrogen, and heat, unlocking synergies </w:t>
      </w:r>
      <w:r w:rsidR="003E0FE9" w:rsidRPr="007D0503">
        <w:rPr>
          <w:rFonts w:ascii="Arial" w:hAnsi="Arial" w:cs="Arial"/>
        </w:rPr>
        <w:t xml:space="preserve">that </w:t>
      </w:r>
      <w:r w:rsidR="003E0FE9" w:rsidRPr="00626B27">
        <w:rPr>
          <w:rFonts w:ascii="Arial" w:hAnsi="Arial" w:cs="Arial"/>
          <w:color w:val="EE0000"/>
        </w:rPr>
        <w:t>enhance efficiency and sustainability</w:t>
      </w:r>
      <w:r w:rsidRPr="00B679DA">
        <w:rPr>
          <w:rFonts w:ascii="Arial" w:hAnsi="Arial" w:cs="Arial"/>
        </w:rPr>
        <w:t>.</w:t>
      </w:r>
      <w:r w:rsidR="004B55BA">
        <w:rPr>
          <w:rFonts w:ascii="Arial" w:hAnsi="Arial" w:cs="Arial" w:hint="eastAsia"/>
        </w:rPr>
        <w:t xml:space="preserve"> </w:t>
      </w:r>
      <w:r w:rsidRPr="00B679DA">
        <w:rPr>
          <w:rFonts w:ascii="Arial" w:hAnsi="Arial" w:cs="Arial"/>
        </w:rPr>
        <w:t>In an increasingly uncertain energy landscape</w:t>
      </w:r>
      <w:r w:rsidR="00767FE5">
        <w:rPr>
          <w:rFonts w:ascii="Arial" w:hAnsi="Arial" w:cs="Arial" w:hint="eastAsia"/>
        </w:rPr>
        <w:t xml:space="preserve"> </w:t>
      </w:r>
      <w:r w:rsidR="00767FE5">
        <w:rPr>
          <w:rFonts w:ascii="Arial" w:hAnsi="Arial" w:cs="Arial"/>
        </w:rPr>
        <w:t>–</w:t>
      </w:r>
      <w:r w:rsidR="00767FE5">
        <w:rPr>
          <w:rFonts w:ascii="Arial" w:hAnsi="Arial" w:cs="Arial" w:hint="eastAsia"/>
        </w:rPr>
        <w:t xml:space="preserve"> </w:t>
      </w:r>
      <w:r w:rsidRPr="00B679DA">
        <w:rPr>
          <w:rFonts w:ascii="Arial" w:hAnsi="Arial" w:cs="Arial"/>
        </w:rPr>
        <w:t>shaped</w:t>
      </w:r>
      <w:r w:rsidR="00767FE5">
        <w:rPr>
          <w:rFonts w:ascii="Arial" w:hAnsi="Arial" w:cs="Arial" w:hint="eastAsia"/>
        </w:rPr>
        <w:t xml:space="preserve"> </w:t>
      </w:r>
      <w:r w:rsidRPr="00B679DA">
        <w:rPr>
          <w:rFonts w:ascii="Arial" w:hAnsi="Arial" w:cs="Arial"/>
        </w:rPr>
        <w:t xml:space="preserve">by climate impacts, </w:t>
      </w:r>
      <w:r w:rsidR="00137FFA" w:rsidRPr="00B679DA">
        <w:rPr>
          <w:rFonts w:ascii="Arial" w:hAnsi="Arial" w:cs="Arial"/>
        </w:rPr>
        <w:t>dynamic demand patterns</w:t>
      </w:r>
      <w:r w:rsidR="00137FFA">
        <w:rPr>
          <w:rFonts w:ascii="Arial" w:hAnsi="Arial" w:cs="Arial" w:hint="eastAsia"/>
        </w:rPr>
        <w:t xml:space="preserve">, and </w:t>
      </w:r>
      <w:r w:rsidRPr="00B679DA">
        <w:rPr>
          <w:rFonts w:ascii="Arial" w:hAnsi="Arial" w:cs="Arial"/>
        </w:rPr>
        <w:t>evolving technologies</w:t>
      </w:r>
      <w:r w:rsidR="00137FFA">
        <w:rPr>
          <w:rFonts w:ascii="Arial" w:hAnsi="Arial" w:cs="Arial" w:hint="eastAsia"/>
        </w:rPr>
        <w:t xml:space="preserve"> </w:t>
      </w:r>
      <w:r w:rsidR="00767FE5">
        <w:rPr>
          <w:rFonts w:ascii="Arial" w:hAnsi="Arial" w:cs="Arial"/>
        </w:rPr>
        <w:t>–</w:t>
      </w:r>
      <w:r w:rsidR="00767FE5">
        <w:rPr>
          <w:rFonts w:ascii="Arial" w:hAnsi="Arial" w:cs="Arial" w:hint="eastAsia"/>
        </w:rPr>
        <w:t xml:space="preserve"> </w:t>
      </w:r>
      <w:r w:rsidRPr="0056008C">
        <w:rPr>
          <w:rFonts w:ascii="Arial" w:hAnsi="Arial" w:cs="Arial"/>
          <w:color w:val="EE0000"/>
        </w:rPr>
        <w:t>flexibility</w:t>
      </w:r>
      <w:r w:rsidR="00767FE5" w:rsidRPr="0056008C">
        <w:rPr>
          <w:rFonts w:ascii="Arial" w:hAnsi="Arial" w:cs="Arial" w:hint="eastAsia"/>
          <w:color w:val="EE0000"/>
        </w:rPr>
        <w:t xml:space="preserve"> </w:t>
      </w:r>
      <w:r w:rsidR="007707C9" w:rsidRPr="0056008C">
        <w:rPr>
          <w:rFonts w:ascii="Arial" w:hAnsi="Arial" w:cs="Arial"/>
          <w:color w:val="EE0000"/>
        </w:rPr>
        <w:t>helps protect the system from unexpected fluctuations while also enabling more proactive and adaptive planning for future energy needs</w:t>
      </w:r>
      <w:r w:rsidR="007707C9" w:rsidRPr="007707C9">
        <w:rPr>
          <w:rFonts w:ascii="Arial" w:hAnsi="Arial" w:cs="Arial"/>
        </w:rPr>
        <w:t>.</w:t>
      </w:r>
      <w:r w:rsidR="003E76A1" w:rsidRPr="003E76A1">
        <w:rPr>
          <w:rFonts w:ascii="Arial" w:hAnsi="Arial" w:cs="Arial"/>
        </w:rPr>
        <w:t xml:space="preserve"> </w:t>
      </w:r>
      <w:r w:rsidR="003E76A1" w:rsidRPr="007D0503">
        <w:rPr>
          <w:rFonts w:ascii="Arial" w:hAnsi="Arial" w:cs="Arial"/>
        </w:rPr>
        <w:t xml:space="preserve">It must therefore be embedded not as an </w:t>
      </w:r>
      <w:r w:rsidR="003E76A1" w:rsidRPr="0056008C">
        <w:rPr>
          <w:rFonts w:ascii="Arial" w:hAnsi="Arial" w:cs="Arial"/>
          <w:color w:val="EE0000"/>
        </w:rPr>
        <w:t>ancillary capability</w:t>
      </w:r>
      <w:r w:rsidR="003E76A1" w:rsidRPr="007D0503">
        <w:rPr>
          <w:rFonts w:ascii="Arial" w:hAnsi="Arial" w:cs="Arial"/>
        </w:rPr>
        <w:t xml:space="preserve">, but as a core principle guiding the </w:t>
      </w:r>
      <w:r w:rsidR="003E76A1">
        <w:rPr>
          <w:rFonts w:ascii="Arial" w:hAnsi="Arial" w:cs="Arial" w:hint="eastAsia"/>
        </w:rPr>
        <w:t>design</w:t>
      </w:r>
      <w:r w:rsidR="003E76A1" w:rsidRPr="007D0503">
        <w:rPr>
          <w:rFonts w:ascii="Arial" w:hAnsi="Arial" w:cs="Arial"/>
        </w:rPr>
        <w:t xml:space="preserve">, regulation, and operation of </w:t>
      </w:r>
      <w:r w:rsidR="00557AC3">
        <w:rPr>
          <w:rFonts w:ascii="Arial" w:hAnsi="Arial" w:cs="Arial" w:hint="eastAsia"/>
        </w:rPr>
        <w:t>clean</w:t>
      </w:r>
      <w:r w:rsidR="003E76A1" w:rsidRPr="007D0503">
        <w:rPr>
          <w:rFonts w:ascii="Arial" w:hAnsi="Arial" w:cs="Arial"/>
        </w:rPr>
        <w:t xml:space="preserve"> energy systems.</w:t>
      </w:r>
    </w:p>
    <w:p w14:paraId="5E572CB0" w14:textId="2F8143C6" w:rsidR="0062453B" w:rsidRDefault="008A4E09" w:rsidP="008A4E09">
      <w:pPr>
        <w:jc w:val="left"/>
        <w:rPr>
          <w:rFonts w:ascii="Arial" w:hAnsi="Arial" w:cs="Arial"/>
          <w:b/>
          <w:bCs/>
        </w:rPr>
      </w:pPr>
      <w:r>
        <w:rPr>
          <w:rFonts w:ascii="Arial" w:hAnsi="Arial" w:cs="Arial" w:hint="eastAsia"/>
          <w:b/>
          <w:bCs/>
        </w:rPr>
        <w:t>Flexibility technologies</w:t>
      </w:r>
      <w:r w:rsidR="003D778D">
        <w:rPr>
          <w:rFonts w:ascii="Arial" w:hAnsi="Arial" w:cs="Arial" w:hint="eastAsia"/>
          <w:b/>
          <w:bCs/>
        </w:rPr>
        <w:t xml:space="preserve"> [</w:t>
      </w:r>
      <w:r w:rsidR="00661D0B">
        <w:rPr>
          <w:rFonts w:ascii="Arial" w:hAnsi="Arial" w:cs="Arial" w:hint="eastAsia"/>
          <w:b/>
          <w:bCs/>
        </w:rPr>
        <w:t>4099</w:t>
      </w:r>
      <w:r w:rsidR="003D778D">
        <w:rPr>
          <w:rFonts w:ascii="Arial" w:hAnsi="Arial" w:cs="Arial" w:hint="eastAsia"/>
          <w:b/>
          <w:bCs/>
        </w:rPr>
        <w:t>]</w:t>
      </w:r>
    </w:p>
    <w:p w14:paraId="57F821D4" w14:textId="036A143B" w:rsidR="00833F19" w:rsidRPr="00632EC1" w:rsidRDefault="009E571F" w:rsidP="00583406">
      <w:pPr>
        <w:jc w:val="left"/>
        <w:rPr>
          <w:rFonts w:ascii="Arial" w:hAnsi="Arial" w:cs="Arial"/>
          <w:color w:val="BFBFBF" w:themeColor="background1" w:themeShade="BF"/>
        </w:rPr>
      </w:pPr>
      <w:r w:rsidRPr="00632EC1">
        <w:rPr>
          <w:rFonts w:ascii="Arial" w:hAnsi="Arial" w:cs="Arial" w:hint="eastAsia"/>
          <w:b/>
          <w:bCs/>
          <w:color w:val="BFBFBF" w:themeColor="background1" w:themeShade="BF"/>
        </w:rPr>
        <w:t xml:space="preserve">Fig. </w:t>
      </w:r>
      <w:r w:rsidR="00632EC1" w:rsidRPr="00632EC1">
        <w:rPr>
          <w:rFonts w:ascii="Arial" w:hAnsi="Arial" w:cs="Arial" w:hint="eastAsia"/>
          <w:b/>
          <w:bCs/>
          <w:color w:val="BFBFBF" w:themeColor="background1" w:themeShade="BF"/>
        </w:rPr>
        <w:t>2</w:t>
      </w:r>
      <w:r w:rsidR="003F6245" w:rsidRPr="00632EC1">
        <w:rPr>
          <w:rFonts w:ascii="Arial" w:hAnsi="Arial" w:cs="Arial" w:hint="eastAsia"/>
          <w:b/>
          <w:bCs/>
          <w:color w:val="BFBFBF" w:themeColor="background1" w:themeShade="BF"/>
        </w:rPr>
        <w:t xml:space="preserve"> </w:t>
      </w:r>
      <w:r w:rsidRPr="00632EC1">
        <w:rPr>
          <w:rFonts w:ascii="Arial" w:hAnsi="Arial" w:cs="Arial" w:hint="eastAsia"/>
          <w:b/>
          <w:bCs/>
          <w:color w:val="BFBFBF" w:themeColor="background1" w:themeShade="BF"/>
        </w:rPr>
        <w:t>|</w:t>
      </w:r>
      <w:r w:rsidR="003F6245" w:rsidRPr="00632EC1">
        <w:rPr>
          <w:rFonts w:ascii="Arial" w:hAnsi="Arial" w:cs="Arial" w:hint="eastAsia"/>
          <w:b/>
          <w:bCs/>
          <w:color w:val="BFBFBF" w:themeColor="background1" w:themeShade="BF"/>
        </w:rPr>
        <w:t xml:space="preserve"> </w:t>
      </w:r>
      <w:r w:rsidR="000F7E48" w:rsidRPr="00632EC1">
        <w:rPr>
          <w:rFonts w:ascii="Arial" w:hAnsi="Arial" w:cs="Arial" w:hint="eastAsia"/>
          <w:b/>
          <w:bCs/>
          <w:color w:val="BFBFBF" w:themeColor="background1" w:themeShade="BF"/>
        </w:rPr>
        <w:t>Flexibility t</w:t>
      </w:r>
      <w:r w:rsidR="00AB4E46" w:rsidRPr="00632EC1">
        <w:rPr>
          <w:rFonts w:ascii="Arial" w:hAnsi="Arial" w:cs="Arial" w:hint="eastAsia"/>
          <w:b/>
          <w:bCs/>
          <w:color w:val="BFBFBF" w:themeColor="background1" w:themeShade="BF"/>
        </w:rPr>
        <w:t>echnologies</w:t>
      </w:r>
      <w:r w:rsidR="000F7E48" w:rsidRPr="00632EC1">
        <w:rPr>
          <w:rFonts w:ascii="Arial" w:hAnsi="Arial" w:cs="Arial" w:hint="eastAsia"/>
          <w:b/>
          <w:bCs/>
          <w:color w:val="BFBFBF" w:themeColor="background1" w:themeShade="BF"/>
        </w:rPr>
        <w:t xml:space="preserve"> in clean energy systems</w:t>
      </w:r>
      <w:r w:rsidR="00794A8F" w:rsidRPr="00632EC1">
        <w:rPr>
          <w:rFonts w:ascii="Arial" w:hAnsi="Arial" w:cs="Arial" w:hint="eastAsia"/>
          <w:b/>
          <w:bCs/>
          <w:color w:val="BFBFBF" w:themeColor="background1" w:themeShade="BF"/>
        </w:rPr>
        <w:t>.</w:t>
      </w:r>
      <w:r w:rsidR="0053753C" w:rsidRPr="00632EC1">
        <w:rPr>
          <w:rFonts w:ascii="Arial" w:hAnsi="Arial" w:cs="Arial" w:hint="eastAsia"/>
          <w:b/>
          <w:bCs/>
          <w:color w:val="BFBFBF" w:themeColor="background1" w:themeShade="BF"/>
        </w:rPr>
        <w:t xml:space="preserve"> </w:t>
      </w:r>
      <w:r w:rsidR="0053753C" w:rsidRPr="00632EC1">
        <w:rPr>
          <w:rFonts w:ascii="Arial" w:hAnsi="Arial" w:cs="Arial" w:hint="eastAsia"/>
          <w:color w:val="BFBFBF" w:themeColor="background1" w:themeShade="BF"/>
        </w:rPr>
        <w:t xml:space="preserve">Supply-side </w:t>
      </w:r>
      <w:r w:rsidR="0053753C" w:rsidRPr="00632EC1">
        <w:rPr>
          <w:rFonts w:ascii="Arial" w:hAnsi="Arial" w:cs="Arial"/>
          <w:color w:val="BFBFBF" w:themeColor="background1" w:themeShade="BF"/>
        </w:rPr>
        <w:t>flexibility</w:t>
      </w:r>
      <w:r w:rsidR="0053753C" w:rsidRPr="00632EC1">
        <w:rPr>
          <w:rFonts w:ascii="Arial" w:hAnsi="Arial" w:cs="Arial" w:hint="eastAsia"/>
          <w:color w:val="BFBFBF" w:themeColor="background1" w:themeShade="BF"/>
        </w:rPr>
        <w:t xml:space="preserve"> technologies: clean dispatchable generation, </w:t>
      </w:r>
      <w:r w:rsidR="004117B2" w:rsidRPr="00632EC1">
        <w:rPr>
          <w:rFonts w:ascii="Arial" w:hAnsi="Arial" w:cs="Arial" w:hint="eastAsia"/>
          <w:color w:val="BFBFBF" w:themeColor="background1" w:themeShade="BF"/>
        </w:rPr>
        <w:t>large</w:t>
      </w:r>
      <w:r w:rsidR="00372D3F" w:rsidRPr="00632EC1">
        <w:rPr>
          <w:rFonts w:ascii="Arial" w:hAnsi="Arial" w:cs="Arial" w:hint="eastAsia"/>
          <w:color w:val="BFBFBF" w:themeColor="background1" w:themeShade="BF"/>
        </w:rPr>
        <w:t xml:space="preserve"> scale</w:t>
      </w:r>
      <w:r w:rsidR="00503631" w:rsidRPr="00632EC1">
        <w:rPr>
          <w:rFonts w:ascii="Arial" w:hAnsi="Arial" w:cs="Arial"/>
          <w:color w:val="BFBFBF" w:themeColor="background1" w:themeShade="BF"/>
        </w:rPr>
        <w:t xml:space="preserve"> </w:t>
      </w:r>
      <w:r w:rsidR="00372D3F" w:rsidRPr="00632EC1">
        <w:rPr>
          <w:rFonts w:ascii="Arial" w:hAnsi="Arial" w:cs="Arial" w:hint="eastAsia"/>
          <w:color w:val="BFBFBF" w:themeColor="background1" w:themeShade="BF"/>
        </w:rPr>
        <w:t>electricity</w:t>
      </w:r>
      <w:r w:rsidR="00503631" w:rsidRPr="00632EC1">
        <w:rPr>
          <w:rFonts w:ascii="Arial" w:hAnsi="Arial" w:cs="Arial"/>
          <w:color w:val="BFBFBF" w:themeColor="background1" w:themeShade="BF"/>
        </w:rPr>
        <w:t xml:space="preserve"> storage, and </w:t>
      </w:r>
      <w:r w:rsidR="00B63FCB" w:rsidRPr="00632EC1">
        <w:rPr>
          <w:rFonts w:ascii="Arial" w:hAnsi="Arial" w:cs="Arial" w:hint="eastAsia"/>
          <w:color w:val="BFBFBF" w:themeColor="background1" w:themeShade="BF"/>
        </w:rPr>
        <w:t>grid</w:t>
      </w:r>
      <w:r w:rsidR="00503631" w:rsidRPr="00632EC1">
        <w:rPr>
          <w:rFonts w:ascii="Arial" w:hAnsi="Arial" w:cs="Arial"/>
          <w:color w:val="BFBFBF" w:themeColor="background1" w:themeShade="BF"/>
        </w:rPr>
        <w:t xml:space="preserve"> interconnectors</w:t>
      </w:r>
      <w:r w:rsidR="00503631" w:rsidRPr="00632EC1">
        <w:rPr>
          <w:rFonts w:ascii="Arial" w:hAnsi="Arial" w:cs="Arial" w:hint="eastAsia"/>
          <w:color w:val="BFBFBF" w:themeColor="background1" w:themeShade="BF"/>
        </w:rPr>
        <w:t>.</w:t>
      </w:r>
      <w:r w:rsidR="00E87324" w:rsidRPr="00632EC1">
        <w:rPr>
          <w:rFonts w:ascii="Arial" w:hAnsi="Arial" w:cs="Arial" w:hint="eastAsia"/>
          <w:color w:val="BFBFBF" w:themeColor="background1" w:themeShade="BF"/>
        </w:rPr>
        <w:t xml:space="preserve"> Demand-side </w:t>
      </w:r>
      <w:r w:rsidR="00E87324" w:rsidRPr="00632EC1">
        <w:rPr>
          <w:rFonts w:ascii="Arial" w:hAnsi="Arial" w:cs="Arial"/>
          <w:color w:val="BFBFBF" w:themeColor="background1" w:themeShade="BF"/>
        </w:rPr>
        <w:t>flexibility</w:t>
      </w:r>
      <w:r w:rsidR="00E87324" w:rsidRPr="00632EC1">
        <w:rPr>
          <w:rFonts w:ascii="Arial" w:hAnsi="Arial" w:cs="Arial" w:hint="eastAsia"/>
          <w:color w:val="BFBFBF" w:themeColor="background1" w:themeShade="BF"/>
        </w:rPr>
        <w:t xml:space="preserve"> technologies: </w:t>
      </w:r>
      <w:r w:rsidR="00036DF4" w:rsidRPr="00632EC1">
        <w:rPr>
          <w:rFonts w:ascii="Arial" w:hAnsi="Arial" w:cs="Arial" w:hint="eastAsia"/>
          <w:color w:val="BFBFBF" w:themeColor="background1" w:themeShade="BF"/>
        </w:rPr>
        <w:t>residential</w:t>
      </w:r>
      <w:r w:rsidR="00567DF8" w:rsidRPr="00632EC1">
        <w:rPr>
          <w:rFonts w:ascii="Arial" w:hAnsi="Arial" w:cs="Arial" w:hint="eastAsia"/>
          <w:color w:val="BFBFBF" w:themeColor="background1" w:themeShade="BF"/>
        </w:rPr>
        <w:t>, industrial</w:t>
      </w:r>
      <w:r w:rsidR="00456593" w:rsidRPr="00632EC1">
        <w:rPr>
          <w:rFonts w:ascii="Arial" w:hAnsi="Arial" w:cs="Arial" w:hint="eastAsia"/>
          <w:color w:val="BFBFBF" w:themeColor="background1" w:themeShade="BF"/>
        </w:rPr>
        <w:t>,</w:t>
      </w:r>
      <w:r w:rsidR="00567DF8" w:rsidRPr="00632EC1">
        <w:rPr>
          <w:rFonts w:ascii="Arial" w:hAnsi="Arial" w:cs="Arial" w:hint="eastAsia"/>
          <w:color w:val="BFBFBF" w:themeColor="background1" w:themeShade="BF"/>
        </w:rPr>
        <w:t xml:space="preserve"> commercial</w:t>
      </w:r>
      <w:r w:rsidR="002F4C6E" w:rsidRPr="00632EC1">
        <w:rPr>
          <w:rFonts w:ascii="Arial" w:hAnsi="Arial" w:cs="Arial" w:hint="eastAsia"/>
          <w:color w:val="BFBFBF" w:themeColor="background1" w:themeShade="BF"/>
        </w:rPr>
        <w:t xml:space="preserve">, </w:t>
      </w:r>
      <w:r w:rsidR="00715615" w:rsidRPr="00632EC1">
        <w:rPr>
          <w:rFonts w:ascii="Arial" w:hAnsi="Arial" w:cs="Arial" w:hint="eastAsia"/>
          <w:color w:val="BFBFBF" w:themeColor="background1" w:themeShade="BF"/>
        </w:rPr>
        <w:t xml:space="preserve">and </w:t>
      </w:r>
      <w:r w:rsidR="002F4C6E" w:rsidRPr="00632EC1">
        <w:rPr>
          <w:rFonts w:ascii="Arial" w:hAnsi="Arial" w:cs="Arial" w:hint="eastAsia"/>
          <w:color w:val="BFBFBF" w:themeColor="background1" w:themeShade="BF"/>
        </w:rPr>
        <w:t xml:space="preserve">transport demand-side response. </w:t>
      </w:r>
      <w:r w:rsidR="007178D6" w:rsidRPr="00632EC1">
        <w:rPr>
          <w:rFonts w:ascii="Arial" w:hAnsi="Arial" w:cs="Arial" w:hint="eastAsia"/>
          <w:color w:val="BFBFBF" w:themeColor="background1" w:themeShade="BF"/>
        </w:rPr>
        <w:t>Multi-vector flexibility technologies:</w:t>
      </w:r>
      <w:r w:rsidR="001B5D68" w:rsidRPr="00632EC1">
        <w:rPr>
          <w:rFonts w:ascii="Arial" w:hAnsi="Arial" w:cs="Arial" w:hint="eastAsia"/>
          <w:color w:val="BFBFBF" w:themeColor="background1" w:themeShade="BF"/>
        </w:rPr>
        <w:t xml:space="preserve"> power-to-</w:t>
      </w:r>
      <w:r w:rsidR="00833F19" w:rsidRPr="00632EC1">
        <w:rPr>
          <w:rFonts w:ascii="Arial" w:hAnsi="Arial" w:cs="Arial" w:hint="eastAsia"/>
          <w:color w:val="BFBFBF" w:themeColor="background1" w:themeShade="BF"/>
        </w:rPr>
        <w:t>X</w:t>
      </w:r>
      <w:r w:rsidR="00BC7B2A" w:rsidRPr="00632EC1">
        <w:rPr>
          <w:rFonts w:ascii="Arial" w:hAnsi="Arial" w:cs="Arial" w:hint="eastAsia"/>
          <w:color w:val="BFBFBF" w:themeColor="background1" w:themeShade="BF"/>
        </w:rPr>
        <w:t xml:space="preserve"> </w:t>
      </w:r>
      <w:r w:rsidR="00833F19" w:rsidRPr="00632EC1">
        <w:rPr>
          <w:rFonts w:ascii="Arial" w:hAnsi="Arial" w:cs="Arial" w:hint="eastAsia"/>
          <w:color w:val="BFBFBF" w:themeColor="background1" w:themeShade="BF"/>
        </w:rPr>
        <w:t>conversion,</w:t>
      </w:r>
      <w:r w:rsidR="006B7FE6" w:rsidRPr="00632EC1">
        <w:rPr>
          <w:rFonts w:ascii="Arial" w:hAnsi="Arial" w:cs="Arial" w:hint="eastAsia"/>
          <w:color w:val="BFBFBF" w:themeColor="background1" w:themeShade="BF"/>
        </w:rPr>
        <w:t xml:space="preserve"> </w:t>
      </w:r>
      <w:proofErr w:type="spellStart"/>
      <w:r w:rsidR="006B7FE6" w:rsidRPr="00632EC1">
        <w:rPr>
          <w:rFonts w:ascii="Arial" w:hAnsi="Arial" w:cs="Arial" w:hint="eastAsia"/>
          <w:color w:val="BFBFBF" w:themeColor="background1" w:themeShade="BF"/>
        </w:rPr>
        <w:t>linepach</w:t>
      </w:r>
      <w:proofErr w:type="spellEnd"/>
      <w:r w:rsidR="006B7FE6" w:rsidRPr="00632EC1">
        <w:rPr>
          <w:rFonts w:ascii="Arial" w:hAnsi="Arial" w:cs="Arial" w:hint="eastAsia"/>
          <w:color w:val="BFBFBF" w:themeColor="background1" w:themeShade="BF"/>
        </w:rPr>
        <w:t xml:space="preserve"> and gas network, district heating and thermal storage</w:t>
      </w:r>
      <w:r w:rsidR="006434B7" w:rsidRPr="00632EC1">
        <w:rPr>
          <w:rFonts w:ascii="Arial" w:hAnsi="Arial" w:cs="Arial" w:hint="eastAsia"/>
          <w:color w:val="BFBFBF" w:themeColor="background1" w:themeShade="BF"/>
        </w:rPr>
        <w:t>.</w:t>
      </w:r>
      <w:r w:rsidR="00136CAA" w:rsidRPr="00632EC1">
        <w:rPr>
          <w:rFonts w:ascii="Arial" w:hAnsi="Arial" w:cs="Arial" w:hint="eastAsia"/>
          <w:color w:val="BFBFBF" w:themeColor="background1" w:themeShade="BF"/>
        </w:rPr>
        <w:t xml:space="preserve"> [</w:t>
      </w:r>
      <w:r w:rsidR="001447A7" w:rsidRPr="00632EC1">
        <w:rPr>
          <w:rFonts w:ascii="Arial" w:hAnsi="Arial" w:cs="Arial" w:hint="eastAsia"/>
          <w:color w:val="BFBFBF" w:themeColor="background1" w:themeShade="BF"/>
        </w:rPr>
        <w:t>Highlight r</w:t>
      </w:r>
      <w:r w:rsidR="00136CAA" w:rsidRPr="00632EC1">
        <w:rPr>
          <w:rFonts w:ascii="Arial" w:hAnsi="Arial" w:cs="Arial"/>
          <w:color w:val="BFBFBF" w:themeColor="background1" w:themeShade="BF"/>
        </w:rPr>
        <w:t>esponse speed, operational duration, and technological maturity of each technology</w:t>
      </w:r>
      <w:r w:rsidR="001447A7" w:rsidRPr="00632EC1">
        <w:rPr>
          <w:rFonts w:ascii="Arial" w:hAnsi="Arial" w:cs="Arial" w:hint="eastAsia"/>
          <w:color w:val="BFBFBF" w:themeColor="background1" w:themeShade="BF"/>
        </w:rPr>
        <w:t>; and</w:t>
      </w:r>
      <w:r w:rsidR="00136CAA" w:rsidRPr="00632EC1">
        <w:rPr>
          <w:rFonts w:ascii="Arial" w:hAnsi="Arial" w:cs="Arial" w:hint="eastAsia"/>
          <w:color w:val="BFBFBF" w:themeColor="background1" w:themeShade="BF"/>
        </w:rPr>
        <w:t xml:space="preserve"> </w:t>
      </w:r>
      <w:r w:rsidR="001447A7" w:rsidRPr="00632EC1">
        <w:rPr>
          <w:rFonts w:ascii="Arial" w:hAnsi="Arial" w:cs="Arial" w:hint="eastAsia"/>
          <w:color w:val="BFBFBF" w:themeColor="background1" w:themeShade="BF"/>
        </w:rPr>
        <w:t>s</w:t>
      </w:r>
      <w:r w:rsidR="00136CAA" w:rsidRPr="00632EC1">
        <w:rPr>
          <w:rFonts w:ascii="Arial" w:hAnsi="Arial" w:cs="Arial"/>
          <w:color w:val="BFBFBF" w:themeColor="background1" w:themeShade="BF"/>
        </w:rPr>
        <w:t>ystem-level contributions, including balancing, variability absorption, decarbonization, and resilience.</w:t>
      </w:r>
      <w:r w:rsidR="00136CAA" w:rsidRPr="00632EC1">
        <w:rPr>
          <w:rFonts w:ascii="Arial" w:hAnsi="Arial" w:cs="Arial" w:hint="eastAsia"/>
          <w:color w:val="BFBFBF" w:themeColor="background1" w:themeShade="BF"/>
        </w:rPr>
        <w:t>]</w:t>
      </w:r>
    </w:p>
    <w:p w14:paraId="385B4B6D" w14:textId="4D8A74E0" w:rsidR="00BA2164" w:rsidRDefault="00583406" w:rsidP="00583406">
      <w:pPr>
        <w:jc w:val="left"/>
        <w:rPr>
          <w:rFonts w:ascii="Arial" w:hAnsi="Arial" w:cs="Arial"/>
          <w:color w:val="000000" w:themeColor="text1"/>
        </w:rPr>
      </w:pPr>
      <w:r w:rsidRPr="00583406">
        <w:rPr>
          <w:rFonts w:ascii="Arial" w:hAnsi="Arial" w:cs="Arial"/>
        </w:rPr>
        <w:t xml:space="preserve">Delivering flexibility in clean </w:t>
      </w:r>
      <w:r w:rsidRPr="005130BB">
        <w:rPr>
          <w:rFonts w:ascii="Arial" w:hAnsi="Arial" w:cs="Arial"/>
          <w:color w:val="000000" w:themeColor="text1"/>
        </w:rPr>
        <w:t xml:space="preserve">energy systems requires a diverse </w:t>
      </w:r>
      <w:r w:rsidR="0007147F" w:rsidRPr="005130BB">
        <w:rPr>
          <w:rFonts w:ascii="Arial" w:hAnsi="Arial" w:cs="Arial"/>
          <w:color w:val="000000" w:themeColor="text1"/>
        </w:rPr>
        <w:t>and complementary portfolio</w:t>
      </w:r>
      <w:r w:rsidRPr="005130BB">
        <w:rPr>
          <w:rFonts w:ascii="Arial" w:hAnsi="Arial" w:cs="Arial"/>
          <w:color w:val="000000" w:themeColor="text1"/>
        </w:rPr>
        <w:t xml:space="preserve"> of technologies </w:t>
      </w:r>
      <w:r w:rsidR="002323FD">
        <w:rPr>
          <w:rFonts w:ascii="Arial" w:hAnsi="Arial" w:cs="Arial" w:hint="eastAsia"/>
          <w:color w:val="000000" w:themeColor="text1"/>
        </w:rPr>
        <w:t xml:space="preserve">that </w:t>
      </w:r>
      <w:r w:rsidRPr="005130BB">
        <w:rPr>
          <w:rFonts w:ascii="Arial" w:hAnsi="Arial" w:cs="Arial"/>
          <w:color w:val="000000" w:themeColor="text1"/>
        </w:rPr>
        <w:t>operat</w:t>
      </w:r>
      <w:r w:rsidR="002323FD">
        <w:rPr>
          <w:rFonts w:ascii="Arial" w:hAnsi="Arial" w:cs="Arial" w:hint="eastAsia"/>
          <w:color w:val="000000" w:themeColor="text1"/>
        </w:rPr>
        <w:t>e</w:t>
      </w:r>
      <w:r w:rsidRPr="005130BB">
        <w:rPr>
          <w:rFonts w:ascii="Arial" w:hAnsi="Arial" w:cs="Arial"/>
          <w:color w:val="000000" w:themeColor="text1"/>
        </w:rPr>
        <w:t xml:space="preserve"> across </w:t>
      </w:r>
      <w:r w:rsidRPr="00362720">
        <w:rPr>
          <w:rFonts w:ascii="Arial" w:hAnsi="Arial" w:cs="Arial"/>
          <w:color w:val="000000" w:themeColor="text1"/>
          <w:highlight w:val="yellow"/>
        </w:rPr>
        <w:t xml:space="preserve">multiple </w:t>
      </w:r>
      <w:r w:rsidR="0007147F" w:rsidRPr="00362720">
        <w:rPr>
          <w:rFonts w:ascii="Arial" w:hAnsi="Arial" w:cs="Arial" w:hint="eastAsia"/>
          <w:color w:val="000000" w:themeColor="text1"/>
          <w:highlight w:val="yellow"/>
        </w:rPr>
        <w:t xml:space="preserve">energy </w:t>
      </w:r>
      <w:r w:rsidRPr="00362720">
        <w:rPr>
          <w:rFonts w:ascii="Arial" w:hAnsi="Arial" w:cs="Arial"/>
          <w:color w:val="000000" w:themeColor="text1"/>
          <w:highlight w:val="yellow"/>
        </w:rPr>
        <w:t xml:space="preserve">vectors, </w:t>
      </w:r>
      <w:r w:rsidR="00362720" w:rsidRPr="00362720">
        <w:rPr>
          <w:rFonts w:ascii="Arial" w:hAnsi="Arial" w:cs="Arial"/>
          <w:highlight w:val="yellow"/>
        </w:rPr>
        <w:t>t</w:t>
      </w:r>
      <w:r w:rsidR="00A07C3D">
        <w:rPr>
          <w:rFonts w:ascii="Arial" w:hAnsi="Arial" w:cs="Arial" w:hint="eastAsia"/>
          <w:highlight w:val="yellow"/>
        </w:rPr>
        <w:t>ime</w:t>
      </w:r>
      <w:r w:rsidR="00362720" w:rsidRPr="00362720">
        <w:rPr>
          <w:rFonts w:ascii="Arial" w:hAnsi="Arial" w:cs="Arial"/>
          <w:highlight w:val="yellow"/>
        </w:rPr>
        <w:t>scales, and geographic levels</w:t>
      </w:r>
      <w:r w:rsidRPr="005130BB">
        <w:rPr>
          <w:rFonts w:ascii="Arial" w:hAnsi="Arial" w:cs="Arial"/>
          <w:color w:val="000000" w:themeColor="text1"/>
        </w:rPr>
        <w:t xml:space="preserve">. These technologies </w:t>
      </w:r>
      <w:r w:rsidR="00122673" w:rsidRPr="00E95853">
        <w:rPr>
          <w:rFonts w:ascii="Arial" w:hAnsi="Arial" w:cs="Arial"/>
          <w:color w:val="000000" w:themeColor="text1"/>
        </w:rPr>
        <w:t>vary</w:t>
      </w:r>
      <w:r w:rsidR="00122673" w:rsidRPr="005130BB">
        <w:rPr>
          <w:rFonts w:ascii="Arial" w:hAnsi="Arial" w:cs="Arial"/>
          <w:color w:val="000000" w:themeColor="text1"/>
        </w:rPr>
        <w:t xml:space="preserve"> </w:t>
      </w:r>
      <w:r w:rsidRPr="005130BB">
        <w:rPr>
          <w:rFonts w:ascii="Arial" w:hAnsi="Arial" w:cs="Arial"/>
          <w:color w:val="000000" w:themeColor="text1"/>
        </w:rPr>
        <w:t xml:space="preserve">in </w:t>
      </w:r>
      <w:r w:rsidRPr="00D74451">
        <w:rPr>
          <w:rFonts w:ascii="Arial" w:hAnsi="Arial" w:cs="Arial"/>
          <w:color w:val="000000" w:themeColor="text1"/>
          <w:highlight w:val="green"/>
        </w:rPr>
        <w:t xml:space="preserve">response speed, </w:t>
      </w:r>
      <w:r w:rsidR="00910A31" w:rsidRPr="00D74451">
        <w:rPr>
          <w:rFonts w:ascii="Arial" w:hAnsi="Arial" w:cs="Arial" w:hint="eastAsia"/>
          <w:color w:val="000000" w:themeColor="text1"/>
          <w:highlight w:val="green"/>
        </w:rPr>
        <w:t xml:space="preserve">operational </w:t>
      </w:r>
      <w:r w:rsidRPr="00D74451">
        <w:rPr>
          <w:rFonts w:ascii="Arial" w:hAnsi="Arial" w:cs="Arial"/>
          <w:color w:val="000000" w:themeColor="text1"/>
          <w:highlight w:val="green"/>
        </w:rPr>
        <w:t xml:space="preserve">duration, and </w:t>
      </w:r>
      <w:r w:rsidR="00910A31" w:rsidRPr="00D74451">
        <w:rPr>
          <w:rFonts w:ascii="Arial" w:hAnsi="Arial" w:cs="Arial"/>
          <w:color w:val="000000" w:themeColor="text1"/>
          <w:highlight w:val="green"/>
        </w:rPr>
        <w:t>technological maturity</w:t>
      </w:r>
      <w:r w:rsidRPr="005130BB">
        <w:rPr>
          <w:rFonts w:ascii="Arial" w:hAnsi="Arial" w:cs="Arial"/>
          <w:color w:val="000000" w:themeColor="text1"/>
        </w:rPr>
        <w:t xml:space="preserve">, </w:t>
      </w:r>
      <w:r w:rsidR="00577CE9" w:rsidRPr="005130BB">
        <w:rPr>
          <w:rFonts w:ascii="Arial" w:hAnsi="Arial" w:cs="Arial" w:hint="eastAsia"/>
          <w:color w:val="000000" w:themeColor="text1"/>
        </w:rPr>
        <w:t>yet collectively</w:t>
      </w:r>
      <w:r w:rsidRPr="005130BB">
        <w:rPr>
          <w:rFonts w:ascii="Arial" w:hAnsi="Arial" w:cs="Arial"/>
          <w:color w:val="000000" w:themeColor="text1"/>
        </w:rPr>
        <w:t xml:space="preserve"> </w:t>
      </w:r>
      <w:r w:rsidR="00577CE9" w:rsidRPr="00552FEA">
        <w:rPr>
          <w:rFonts w:ascii="Arial" w:hAnsi="Arial" w:cs="Arial" w:hint="eastAsia"/>
          <w:color w:val="000000" w:themeColor="text1"/>
          <w:highlight w:val="cyan"/>
        </w:rPr>
        <w:t>contribute to</w:t>
      </w:r>
      <w:r w:rsidR="00567800" w:rsidRPr="00552FEA">
        <w:rPr>
          <w:rFonts w:ascii="Arial" w:hAnsi="Arial" w:cs="Arial" w:hint="eastAsia"/>
          <w:color w:val="000000" w:themeColor="text1"/>
          <w:highlight w:val="cyan"/>
        </w:rPr>
        <w:t xml:space="preserve"> flexibility needs</w:t>
      </w:r>
      <w:r w:rsidRPr="005130BB">
        <w:rPr>
          <w:rFonts w:ascii="Arial" w:hAnsi="Arial" w:cs="Arial"/>
          <w:color w:val="000000" w:themeColor="text1"/>
        </w:rPr>
        <w:t>.</w:t>
      </w:r>
      <w:r w:rsidR="00594667">
        <w:rPr>
          <w:rFonts w:ascii="Arial" w:hAnsi="Arial" w:cs="Arial" w:hint="eastAsia"/>
          <w:color w:val="000000" w:themeColor="text1"/>
        </w:rPr>
        <w:t xml:space="preserve"> </w:t>
      </w:r>
      <w:r w:rsidR="006F46F7" w:rsidRPr="005130BB">
        <w:rPr>
          <w:rFonts w:ascii="Arial" w:hAnsi="Arial" w:cs="Arial" w:hint="eastAsia"/>
          <w:color w:val="000000" w:themeColor="text1"/>
        </w:rPr>
        <w:t>W</w:t>
      </w:r>
      <w:r w:rsidRPr="005130BB">
        <w:rPr>
          <w:rFonts w:ascii="Arial" w:hAnsi="Arial" w:cs="Arial"/>
          <w:color w:val="000000" w:themeColor="text1"/>
        </w:rPr>
        <w:t xml:space="preserve">e categorize flexibility technologies into three </w:t>
      </w:r>
      <w:r w:rsidR="006F46F7" w:rsidRPr="005130BB">
        <w:rPr>
          <w:rFonts w:ascii="Arial" w:hAnsi="Arial" w:cs="Arial" w:hint="eastAsia"/>
          <w:color w:val="000000" w:themeColor="text1"/>
        </w:rPr>
        <w:t xml:space="preserve">core </w:t>
      </w:r>
      <w:r w:rsidRPr="005130BB">
        <w:rPr>
          <w:rFonts w:ascii="Arial" w:hAnsi="Arial" w:cs="Arial"/>
          <w:color w:val="000000" w:themeColor="text1"/>
        </w:rPr>
        <w:t>domains</w:t>
      </w:r>
      <w:r w:rsidR="006F46F7" w:rsidRPr="005130BB">
        <w:rPr>
          <w:rFonts w:ascii="Arial" w:hAnsi="Arial" w:cs="Arial" w:hint="eastAsia"/>
          <w:color w:val="000000" w:themeColor="text1"/>
        </w:rPr>
        <w:t xml:space="preserve">: </w:t>
      </w:r>
      <w:r w:rsidRPr="00A07C3D">
        <w:rPr>
          <w:rFonts w:ascii="Arial" w:hAnsi="Arial" w:cs="Arial"/>
          <w:color w:val="C00000"/>
        </w:rPr>
        <w:t>supply-side resources</w:t>
      </w:r>
      <w:r w:rsidRPr="00A07C3D">
        <w:rPr>
          <w:rFonts w:ascii="Arial" w:hAnsi="Arial" w:cs="Arial"/>
          <w:color w:val="000000" w:themeColor="text1"/>
        </w:rPr>
        <w:t xml:space="preserve">, </w:t>
      </w:r>
      <w:r w:rsidRPr="00A07C3D">
        <w:rPr>
          <w:rFonts w:ascii="Arial" w:hAnsi="Arial" w:cs="Arial"/>
          <w:color w:val="0070C0"/>
        </w:rPr>
        <w:t>demand-side enablers</w:t>
      </w:r>
      <w:r w:rsidRPr="00A07C3D">
        <w:rPr>
          <w:rFonts w:ascii="Arial" w:hAnsi="Arial" w:cs="Arial"/>
          <w:color w:val="000000" w:themeColor="text1"/>
        </w:rPr>
        <w:t xml:space="preserve">, and </w:t>
      </w:r>
      <w:r w:rsidR="00A80E0F" w:rsidRPr="00A07C3D">
        <w:rPr>
          <w:rFonts w:ascii="Arial" w:hAnsi="Arial" w:cs="Arial" w:hint="eastAsia"/>
          <w:color w:val="7030A0"/>
        </w:rPr>
        <w:t>multi</w:t>
      </w:r>
      <w:r w:rsidRPr="00A07C3D">
        <w:rPr>
          <w:rFonts w:ascii="Arial" w:hAnsi="Arial" w:cs="Arial"/>
          <w:color w:val="7030A0"/>
        </w:rPr>
        <w:t>-vector integration technologies</w:t>
      </w:r>
      <w:r w:rsidR="00A40366" w:rsidRPr="00A07C3D">
        <w:rPr>
          <w:rFonts w:ascii="Arial" w:hAnsi="Arial" w:cs="Arial" w:hint="eastAsia"/>
          <w:color w:val="000000" w:themeColor="text1"/>
        </w:rPr>
        <w:t xml:space="preserve"> </w:t>
      </w:r>
      <w:r w:rsidR="00A40366" w:rsidRPr="005130BB">
        <w:rPr>
          <w:rFonts w:ascii="Arial" w:hAnsi="Arial" w:cs="Arial" w:hint="eastAsia"/>
          <w:color w:val="000000" w:themeColor="text1"/>
          <w:highlight w:val="yellow"/>
        </w:rPr>
        <w:t>(Fig.</w:t>
      </w:r>
      <w:r w:rsidR="003F6245" w:rsidRPr="005130BB">
        <w:rPr>
          <w:rFonts w:ascii="Arial" w:hAnsi="Arial" w:cs="Arial" w:hint="eastAsia"/>
          <w:color w:val="000000" w:themeColor="text1"/>
          <w:highlight w:val="yellow"/>
        </w:rPr>
        <w:t>3</w:t>
      </w:r>
      <w:r w:rsidR="00A40366" w:rsidRPr="005130BB">
        <w:rPr>
          <w:rFonts w:ascii="Arial" w:hAnsi="Arial" w:cs="Arial" w:hint="eastAsia"/>
          <w:color w:val="000000" w:themeColor="text1"/>
          <w:highlight w:val="yellow"/>
        </w:rPr>
        <w:t>)</w:t>
      </w:r>
      <w:r w:rsidR="006F46F7" w:rsidRPr="005130BB">
        <w:rPr>
          <w:rFonts w:ascii="Arial" w:hAnsi="Arial" w:cs="Arial" w:hint="eastAsia"/>
          <w:color w:val="000000" w:themeColor="text1"/>
        </w:rPr>
        <w:t>.</w:t>
      </w:r>
      <w:r w:rsidR="00594667">
        <w:rPr>
          <w:rFonts w:ascii="Arial" w:hAnsi="Arial" w:cs="Arial" w:hint="eastAsia"/>
          <w:color w:val="000000" w:themeColor="text1"/>
        </w:rPr>
        <w:t xml:space="preserve"> </w:t>
      </w:r>
      <w:r w:rsidR="006F46F7" w:rsidRPr="005130BB">
        <w:rPr>
          <w:rFonts w:ascii="Arial" w:hAnsi="Arial" w:cs="Arial" w:hint="eastAsia"/>
          <w:color w:val="000000" w:themeColor="text1"/>
        </w:rPr>
        <w:t>For each</w:t>
      </w:r>
      <w:r w:rsidR="007F620B" w:rsidRPr="005130BB">
        <w:rPr>
          <w:rFonts w:ascii="Arial" w:hAnsi="Arial" w:cs="Arial" w:hint="eastAsia"/>
          <w:color w:val="000000" w:themeColor="text1"/>
        </w:rPr>
        <w:t xml:space="preserve"> </w:t>
      </w:r>
      <w:r w:rsidR="00A07C3D">
        <w:rPr>
          <w:rFonts w:ascii="Arial" w:hAnsi="Arial" w:cs="Arial" w:hint="eastAsia"/>
          <w:color w:val="000000" w:themeColor="text1"/>
        </w:rPr>
        <w:t>domain</w:t>
      </w:r>
      <w:r w:rsidR="007F620B" w:rsidRPr="005130BB">
        <w:rPr>
          <w:rFonts w:ascii="Arial" w:hAnsi="Arial" w:cs="Arial" w:hint="eastAsia"/>
          <w:color w:val="000000" w:themeColor="text1"/>
        </w:rPr>
        <w:t>, we</w:t>
      </w:r>
      <w:r w:rsidRPr="005130BB">
        <w:rPr>
          <w:rFonts w:ascii="Arial" w:hAnsi="Arial" w:cs="Arial"/>
          <w:color w:val="000000" w:themeColor="text1"/>
        </w:rPr>
        <w:t xml:space="preserve"> assess their </w:t>
      </w:r>
      <w:r w:rsidR="000B7B85" w:rsidRPr="004A2BF0">
        <w:rPr>
          <w:rFonts w:ascii="Arial" w:hAnsi="Arial" w:cs="Arial" w:hint="eastAsia"/>
          <w:color w:val="000000" w:themeColor="text1"/>
          <w:highlight w:val="green"/>
        </w:rPr>
        <w:t xml:space="preserve">technical </w:t>
      </w:r>
      <w:r w:rsidR="007F620B" w:rsidRPr="004A2BF0">
        <w:rPr>
          <w:rFonts w:ascii="Arial" w:hAnsi="Arial" w:cs="Arial" w:hint="eastAsia"/>
          <w:color w:val="000000" w:themeColor="text1"/>
          <w:highlight w:val="green"/>
        </w:rPr>
        <w:t>function</w:t>
      </w:r>
      <w:r w:rsidR="00A07C3D">
        <w:rPr>
          <w:rFonts w:ascii="Arial" w:hAnsi="Arial" w:cs="Arial" w:hint="eastAsia"/>
          <w:color w:val="000000" w:themeColor="text1"/>
          <w:highlight w:val="green"/>
        </w:rPr>
        <w:t>alitie</w:t>
      </w:r>
      <w:r w:rsidR="007F620B" w:rsidRPr="004A2BF0">
        <w:rPr>
          <w:rFonts w:ascii="Arial" w:hAnsi="Arial" w:cs="Arial" w:hint="eastAsia"/>
          <w:color w:val="000000" w:themeColor="text1"/>
          <w:highlight w:val="green"/>
        </w:rPr>
        <w:t>s</w:t>
      </w:r>
      <w:r w:rsidR="007F620B" w:rsidRPr="004A2BF0">
        <w:rPr>
          <w:rFonts w:ascii="Arial" w:hAnsi="Arial" w:cs="Arial" w:hint="eastAsia"/>
          <w:color w:val="000000" w:themeColor="text1"/>
        </w:rPr>
        <w:t xml:space="preserve">, </w:t>
      </w:r>
      <w:r w:rsidR="007F620B" w:rsidRPr="004A2BF0">
        <w:rPr>
          <w:rFonts w:ascii="Arial" w:hAnsi="Arial" w:cs="Arial" w:hint="eastAsia"/>
          <w:color w:val="000000" w:themeColor="text1"/>
          <w:highlight w:val="cyan"/>
        </w:rPr>
        <w:t>system-level impacts</w:t>
      </w:r>
      <w:r w:rsidR="007F620B" w:rsidRPr="004A2BF0">
        <w:rPr>
          <w:rFonts w:ascii="Arial" w:hAnsi="Arial" w:cs="Arial" w:hint="eastAsia"/>
          <w:color w:val="000000" w:themeColor="text1"/>
        </w:rPr>
        <w:t xml:space="preserve">, and </w:t>
      </w:r>
      <w:r w:rsidR="007F620B" w:rsidRPr="004A2BF0">
        <w:rPr>
          <w:rFonts w:ascii="Arial" w:hAnsi="Arial" w:cs="Arial" w:hint="eastAsia"/>
          <w:color w:val="000000" w:themeColor="text1"/>
          <w:highlight w:val="cyan"/>
        </w:rPr>
        <w:t>contributions</w:t>
      </w:r>
      <w:r w:rsidR="007F620B" w:rsidRPr="004A2BF0">
        <w:rPr>
          <w:rFonts w:ascii="Arial" w:hAnsi="Arial" w:cs="Arial" w:hint="eastAsia"/>
          <w:color w:val="000000" w:themeColor="text1"/>
        </w:rPr>
        <w:t xml:space="preserve"> to</w:t>
      </w:r>
      <w:r w:rsidR="000D5640" w:rsidRPr="004A2BF0">
        <w:rPr>
          <w:rFonts w:ascii="Arial" w:hAnsi="Arial" w:cs="Arial" w:hint="eastAsia"/>
          <w:color w:val="000000" w:themeColor="text1"/>
        </w:rPr>
        <w:t xml:space="preserve"> the</w:t>
      </w:r>
      <w:r w:rsidRPr="004A2BF0">
        <w:rPr>
          <w:rFonts w:ascii="Arial" w:hAnsi="Arial" w:cs="Arial"/>
          <w:color w:val="000000" w:themeColor="text1"/>
        </w:rPr>
        <w:t xml:space="preserve"> </w:t>
      </w:r>
      <w:r w:rsidR="000D5640" w:rsidRPr="004A2BF0">
        <w:rPr>
          <w:rFonts w:ascii="Arial" w:hAnsi="Arial" w:cs="Arial"/>
          <w:color w:val="000000" w:themeColor="text1"/>
        </w:rPr>
        <w:t xml:space="preserve">reliable, efficient, and </w:t>
      </w:r>
      <w:r w:rsidR="003012DA" w:rsidRPr="004A2BF0">
        <w:rPr>
          <w:rFonts w:ascii="Arial" w:hAnsi="Arial" w:cs="Arial"/>
          <w:color w:val="000000" w:themeColor="text1"/>
        </w:rPr>
        <w:t xml:space="preserve">sustainable </w:t>
      </w:r>
      <w:r w:rsidR="000D5640" w:rsidRPr="004A2BF0">
        <w:rPr>
          <w:rFonts w:ascii="Arial" w:hAnsi="Arial" w:cs="Arial"/>
          <w:color w:val="000000" w:themeColor="text1"/>
        </w:rPr>
        <w:t>operation</w:t>
      </w:r>
      <w:r w:rsidR="000D5640" w:rsidRPr="005130BB">
        <w:rPr>
          <w:rFonts w:ascii="Arial" w:hAnsi="Arial" w:cs="Arial"/>
          <w:color w:val="000000" w:themeColor="text1"/>
        </w:rPr>
        <w:t xml:space="preserve"> of </w:t>
      </w:r>
      <w:r w:rsidR="003012DA">
        <w:rPr>
          <w:rFonts w:ascii="Arial" w:hAnsi="Arial" w:cs="Arial" w:hint="eastAsia"/>
          <w:color w:val="000000" w:themeColor="text1"/>
        </w:rPr>
        <w:t xml:space="preserve">future </w:t>
      </w:r>
      <w:r w:rsidR="000D5640" w:rsidRPr="005130BB">
        <w:rPr>
          <w:rFonts w:ascii="Arial" w:hAnsi="Arial" w:cs="Arial"/>
          <w:color w:val="000000" w:themeColor="text1"/>
        </w:rPr>
        <w:t>clean energy systems</w:t>
      </w:r>
      <w:r w:rsidRPr="005130BB">
        <w:rPr>
          <w:rFonts w:ascii="Arial" w:hAnsi="Arial" w:cs="Arial"/>
          <w:color w:val="000000" w:themeColor="text1"/>
        </w:rPr>
        <w:t>.</w:t>
      </w:r>
    </w:p>
    <w:p w14:paraId="28E3FD07" w14:textId="4276859C" w:rsidR="00724444" w:rsidRPr="00CF6727" w:rsidRDefault="00724444" w:rsidP="00724444">
      <w:pPr>
        <w:jc w:val="left"/>
        <w:rPr>
          <w:rFonts w:ascii="Arial" w:hAnsi="Arial" w:cs="Arial"/>
          <w:b/>
          <w:bCs/>
          <w:color w:val="C00000"/>
        </w:rPr>
      </w:pPr>
      <w:r w:rsidRPr="00CF6727">
        <w:rPr>
          <w:rFonts w:ascii="Arial" w:hAnsi="Arial" w:cs="Arial" w:hint="eastAsia"/>
          <w:b/>
          <w:bCs/>
          <w:color w:val="C00000"/>
        </w:rPr>
        <w:t>Supply-side flexibility technologies</w:t>
      </w:r>
      <w:r w:rsidR="006503ED" w:rsidRPr="00CF6727">
        <w:rPr>
          <w:rFonts w:ascii="Arial" w:hAnsi="Arial" w:cs="Arial" w:hint="eastAsia"/>
          <w:b/>
          <w:bCs/>
          <w:color w:val="C00000"/>
        </w:rPr>
        <w:t xml:space="preserve"> [1</w:t>
      </w:r>
      <w:r w:rsidR="00CF0DF8">
        <w:rPr>
          <w:rFonts w:ascii="Arial" w:hAnsi="Arial" w:cs="Arial" w:hint="eastAsia"/>
          <w:b/>
          <w:bCs/>
          <w:color w:val="C00000"/>
        </w:rPr>
        <w:t>7</w:t>
      </w:r>
      <w:r w:rsidR="007404DA">
        <w:rPr>
          <w:rFonts w:ascii="Arial" w:hAnsi="Arial" w:cs="Arial" w:hint="eastAsia"/>
          <w:b/>
          <w:bCs/>
          <w:color w:val="C00000"/>
        </w:rPr>
        <w:t>1</w:t>
      </w:r>
      <w:r w:rsidR="003D4AAC">
        <w:rPr>
          <w:rFonts w:ascii="Arial" w:hAnsi="Arial" w:cs="Arial" w:hint="eastAsia"/>
          <w:b/>
          <w:bCs/>
          <w:color w:val="C00000"/>
        </w:rPr>
        <w:t>3</w:t>
      </w:r>
      <w:r w:rsidR="006503ED" w:rsidRPr="00CF6727">
        <w:rPr>
          <w:rFonts w:ascii="Arial" w:hAnsi="Arial" w:cs="Arial" w:hint="eastAsia"/>
          <w:b/>
          <w:bCs/>
          <w:color w:val="C00000"/>
        </w:rPr>
        <w:t>]</w:t>
      </w:r>
    </w:p>
    <w:p w14:paraId="5B0ADE82" w14:textId="7A0481D0" w:rsidR="006D2C3F" w:rsidRPr="00197E62" w:rsidRDefault="005B00B7" w:rsidP="00820A24">
      <w:pPr>
        <w:jc w:val="left"/>
        <w:rPr>
          <w:rFonts w:ascii="Arial" w:hAnsi="Arial" w:cs="Arial"/>
        </w:rPr>
      </w:pPr>
      <w:r w:rsidRPr="00A56B3D">
        <w:rPr>
          <w:rFonts w:ascii="Arial" w:hAnsi="Arial" w:cs="Arial"/>
          <w:color w:val="000000" w:themeColor="text1"/>
        </w:rPr>
        <w:t>Supply-side flexibility technologies enhance</w:t>
      </w:r>
      <w:r w:rsidR="00D97AD6">
        <w:rPr>
          <w:rFonts w:ascii="Arial" w:hAnsi="Arial" w:cs="Arial" w:hint="eastAsia"/>
          <w:color w:val="000000" w:themeColor="text1"/>
        </w:rPr>
        <w:t xml:space="preserve"> the</w:t>
      </w:r>
      <w:r w:rsidRPr="00A56B3D">
        <w:rPr>
          <w:rFonts w:ascii="Arial" w:hAnsi="Arial" w:cs="Arial"/>
          <w:color w:val="000000" w:themeColor="text1"/>
        </w:rPr>
        <w:t xml:space="preserve"> </w:t>
      </w:r>
      <w:r w:rsidRPr="003D0840">
        <w:rPr>
          <w:rFonts w:ascii="Arial" w:hAnsi="Arial" w:cs="Arial"/>
          <w:color w:val="000000" w:themeColor="text1"/>
          <w:highlight w:val="yellow"/>
        </w:rPr>
        <w:t>controllability and responsiveness</w:t>
      </w:r>
      <w:r w:rsidRPr="00A56B3D">
        <w:rPr>
          <w:rFonts w:ascii="Arial" w:hAnsi="Arial" w:cs="Arial"/>
          <w:color w:val="000000" w:themeColor="text1"/>
        </w:rPr>
        <w:t xml:space="preserve"> of </w:t>
      </w:r>
      <w:r w:rsidR="002F5755">
        <w:rPr>
          <w:rFonts w:ascii="Arial" w:hAnsi="Arial" w:cs="Arial" w:hint="eastAsia"/>
          <w:color w:val="000000" w:themeColor="text1"/>
        </w:rPr>
        <w:t xml:space="preserve">clean </w:t>
      </w:r>
      <w:r w:rsidRPr="00A56B3D">
        <w:rPr>
          <w:rFonts w:ascii="Arial" w:hAnsi="Arial" w:cs="Arial"/>
          <w:color w:val="000000" w:themeColor="text1"/>
        </w:rPr>
        <w:t xml:space="preserve">energy systems by </w:t>
      </w:r>
      <w:r w:rsidR="00D97AD6" w:rsidRPr="00D97AD6">
        <w:rPr>
          <w:rFonts w:ascii="Arial" w:hAnsi="Arial" w:cs="Arial"/>
          <w:highlight w:val="yellow"/>
        </w:rPr>
        <w:t>enabling real-time adjustments in generation</w:t>
      </w:r>
      <w:r w:rsidR="00D97AD6" w:rsidRPr="006D2C3F">
        <w:rPr>
          <w:rFonts w:ascii="Arial" w:hAnsi="Arial" w:cs="Arial"/>
        </w:rPr>
        <w:t xml:space="preserve"> </w:t>
      </w:r>
      <w:r w:rsidRPr="003D0840">
        <w:rPr>
          <w:rFonts w:ascii="Arial" w:hAnsi="Arial" w:cs="Arial"/>
          <w:color w:val="000000" w:themeColor="text1"/>
        </w:rPr>
        <w:t xml:space="preserve">or </w:t>
      </w:r>
      <w:r w:rsidRPr="00EA628D">
        <w:rPr>
          <w:rFonts w:ascii="Arial" w:hAnsi="Arial" w:cs="Arial"/>
          <w:color w:val="000000" w:themeColor="text1"/>
          <w:highlight w:val="yellow"/>
        </w:rPr>
        <w:t>injecti</w:t>
      </w:r>
      <w:r w:rsidR="0092698E" w:rsidRPr="00EA628D">
        <w:rPr>
          <w:rFonts w:ascii="Arial" w:hAnsi="Arial" w:cs="Arial" w:hint="eastAsia"/>
          <w:color w:val="000000" w:themeColor="text1"/>
          <w:highlight w:val="yellow"/>
        </w:rPr>
        <w:t>ng</w:t>
      </w:r>
      <w:r w:rsidRPr="00EA628D">
        <w:rPr>
          <w:rFonts w:ascii="Arial" w:hAnsi="Arial" w:cs="Arial"/>
          <w:color w:val="000000" w:themeColor="text1"/>
          <w:highlight w:val="yellow"/>
        </w:rPr>
        <w:t xml:space="preserve"> stored energy during periods of peak demand or low renewable output</w:t>
      </w:r>
      <w:r w:rsidRPr="00A56B3D">
        <w:rPr>
          <w:rFonts w:ascii="Arial" w:hAnsi="Arial" w:cs="Arial"/>
          <w:color w:val="000000" w:themeColor="text1"/>
        </w:rPr>
        <w:t xml:space="preserve">. These </w:t>
      </w:r>
      <w:r w:rsidRPr="005B586F">
        <w:rPr>
          <w:rFonts w:ascii="Arial" w:hAnsi="Arial" w:cs="Arial"/>
          <w:color w:val="000000" w:themeColor="text1"/>
        </w:rPr>
        <w:t>technologies</w:t>
      </w:r>
      <w:r w:rsidRPr="005B586F">
        <w:rPr>
          <w:rFonts w:ascii="Arial" w:hAnsi="Arial" w:cs="Arial"/>
        </w:rPr>
        <w:t xml:space="preserve"> includ</w:t>
      </w:r>
      <w:r w:rsidR="007E7875" w:rsidRPr="005B586F">
        <w:rPr>
          <w:rFonts w:ascii="Arial" w:hAnsi="Arial" w:cs="Arial" w:hint="eastAsia"/>
        </w:rPr>
        <w:t>e</w:t>
      </w:r>
      <w:r w:rsidRPr="005B586F">
        <w:rPr>
          <w:rFonts w:ascii="Arial" w:hAnsi="Arial" w:cs="Arial"/>
        </w:rPr>
        <w:t xml:space="preserve"> </w:t>
      </w:r>
      <w:r w:rsidRPr="005B586F">
        <w:rPr>
          <w:rFonts w:ascii="Arial" w:hAnsi="Arial" w:cs="Arial"/>
          <w:color w:val="C00000"/>
        </w:rPr>
        <w:t xml:space="preserve">clean dispatchable generation, </w:t>
      </w:r>
      <w:r w:rsidR="00FD2EEF" w:rsidRPr="005B586F">
        <w:rPr>
          <w:rFonts w:ascii="Arial" w:hAnsi="Arial" w:cs="Arial" w:hint="eastAsia"/>
          <w:color w:val="C00000"/>
        </w:rPr>
        <w:t>large</w:t>
      </w:r>
      <w:r w:rsidR="0030508D" w:rsidRPr="005B586F">
        <w:rPr>
          <w:rFonts w:ascii="Arial" w:hAnsi="Arial" w:cs="Arial" w:hint="eastAsia"/>
          <w:color w:val="C00000"/>
        </w:rPr>
        <w:t>-</w:t>
      </w:r>
      <w:r w:rsidR="00FD2EEF" w:rsidRPr="005B586F">
        <w:rPr>
          <w:rFonts w:ascii="Arial" w:hAnsi="Arial" w:cs="Arial" w:hint="eastAsia"/>
          <w:color w:val="C00000"/>
        </w:rPr>
        <w:t>scale electricity</w:t>
      </w:r>
      <w:r w:rsidRPr="005B586F">
        <w:rPr>
          <w:rFonts w:ascii="Arial" w:hAnsi="Arial" w:cs="Arial"/>
          <w:color w:val="C00000"/>
        </w:rPr>
        <w:t xml:space="preserve"> storage, and </w:t>
      </w:r>
      <w:r w:rsidR="00B63FCB" w:rsidRPr="005B586F">
        <w:rPr>
          <w:rFonts w:ascii="Arial" w:hAnsi="Arial" w:cs="Arial" w:hint="eastAsia"/>
          <w:color w:val="C00000"/>
        </w:rPr>
        <w:t>grid</w:t>
      </w:r>
      <w:r w:rsidRPr="005B586F">
        <w:rPr>
          <w:rFonts w:ascii="Arial" w:hAnsi="Arial" w:cs="Arial"/>
          <w:color w:val="C00000"/>
        </w:rPr>
        <w:t xml:space="preserve"> interconnectors</w:t>
      </w:r>
      <w:r w:rsidRPr="005B586F">
        <w:rPr>
          <w:rFonts w:ascii="Arial" w:hAnsi="Arial" w:cs="Arial"/>
        </w:rPr>
        <w:t>.</w:t>
      </w:r>
    </w:p>
    <w:p w14:paraId="0343ECB7" w14:textId="4C1A15FD" w:rsidR="00D55347" w:rsidRDefault="002E4330" w:rsidP="00820A24">
      <w:pPr>
        <w:jc w:val="left"/>
        <w:rPr>
          <w:rFonts w:ascii="Arial" w:hAnsi="Arial" w:cs="Arial"/>
          <w:b/>
          <w:bCs/>
        </w:rPr>
      </w:pPr>
      <w:r>
        <w:rPr>
          <w:rFonts w:ascii="Arial" w:hAnsi="Arial" w:cs="Arial" w:hint="eastAsia"/>
          <w:b/>
          <w:bCs/>
        </w:rPr>
        <w:lastRenderedPageBreak/>
        <w:t>Clean dispatchable</w:t>
      </w:r>
      <w:r w:rsidRPr="00EE1AC3">
        <w:rPr>
          <w:rFonts w:ascii="Arial" w:hAnsi="Arial" w:cs="Arial" w:hint="eastAsia"/>
          <w:b/>
          <w:bCs/>
        </w:rPr>
        <w:t xml:space="preserve"> generation</w:t>
      </w:r>
      <w:r w:rsidR="001C383B">
        <w:rPr>
          <w:rFonts w:ascii="Arial" w:hAnsi="Arial" w:cs="Arial" w:hint="eastAsia"/>
          <w:b/>
          <w:bCs/>
        </w:rPr>
        <w:t xml:space="preserve"> [</w:t>
      </w:r>
      <w:r w:rsidR="00501353">
        <w:rPr>
          <w:rFonts w:ascii="Arial" w:hAnsi="Arial" w:cs="Arial" w:hint="eastAsia"/>
          <w:b/>
          <w:bCs/>
        </w:rPr>
        <w:t>7</w:t>
      </w:r>
      <w:r w:rsidR="003D4AAC">
        <w:rPr>
          <w:rFonts w:ascii="Arial" w:hAnsi="Arial" w:cs="Arial" w:hint="eastAsia"/>
          <w:b/>
          <w:bCs/>
        </w:rPr>
        <w:t>30</w:t>
      </w:r>
      <w:r w:rsidR="001C383B">
        <w:rPr>
          <w:rFonts w:ascii="Arial" w:hAnsi="Arial" w:cs="Arial" w:hint="eastAsia"/>
          <w:b/>
          <w:bCs/>
        </w:rPr>
        <w:t>]</w:t>
      </w:r>
    </w:p>
    <w:p w14:paraId="08355D4F" w14:textId="78D964DE" w:rsidR="00A65EF8" w:rsidRPr="009D4D98" w:rsidRDefault="00177F07" w:rsidP="00820A24">
      <w:pPr>
        <w:jc w:val="left"/>
        <w:rPr>
          <w:rFonts w:ascii="Arial" w:hAnsi="Arial" w:cs="Arial"/>
        </w:rPr>
      </w:pPr>
      <w:r w:rsidRPr="00177F07">
        <w:rPr>
          <w:rFonts w:ascii="Arial" w:hAnsi="Arial" w:cs="Arial"/>
        </w:rPr>
        <w:t xml:space="preserve">In the pathway to net-zero emissions, solar and wind power are projected to account for nearly 70% of global electricity generation by 2050. While these weather-dependent resources are increasingly cost-effective and </w:t>
      </w:r>
      <w:r w:rsidR="001B0487" w:rsidRPr="00A9527A">
        <w:rPr>
          <w:rFonts w:ascii="Arial" w:hAnsi="Arial" w:cs="Arial"/>
        </w:rPr>
        <w:t>technically viable at scale</w:t>
      </w:r>
      <w:r w:rsidRPr="00177F07">
        <w:rPr>
          <w:rFonts w:ascii="Arial" w:hAnsi="Arial" w:cs="Arial"/>
        </w:rPr>
        <w:t xml:space="preserve">, their inherent intermittency presents significant challenges for real-time system balancing. </w:t>
      </w:r>
      <w:r w:rsidRPr="00EA0B8F">
        <w:rPr>
          <w:rFonts w:ascii="Arial" w:hAnsi="Arial" w:cs="Arial"/>
          <w:color w:val="C00000"/>
        </w:rPr>
        <w:t>Clean dispatchable generation technologies</w:t>
      </w:r>
      <w:r w:rsidR="00FB3978">
        <w:rPr>
          <w:rFonts w:ascii="Arial" w:hAnsi="Arial" w:cs="Arial" w:hint="eastAsia"/>
        </w:rPr>
        <w:t xml:space="preserve"> </w:t>
      </w:r>
      <w:r w:rsidR="00FB3978">
        <w:rPr>
          <w:rFonts w:ascii="Arial" w:hAnsi="Arial" w:cs="Arial"/>
        </w:rPr>
        <w:t>–</w:t>
      </w:r>
      <w:r w:rsidR="00FB3978">
        <w:rPr>
          <w:rFonts w:ascii="Arial" w:hAnsi="Arial" w:cs="Arial" w:hint="eastAsia"/>
        </w:rPr>
        <w:t xml:space="preserve"> </w:t>
      </w:r>
      <w:r w:rsidRPr="0024632A">
        <w:rPr>
          <w:rFonts w:ascii="Arial" w:hAnsi="Arial" w:cs="Arial"/>
          <w:highlight w:val="yellow"/>
        </w:rPr>
        <w:t>capable</w:t>
      </w:r>
      <w:r w:rsidR="00FB3978" w:rsidRPr="0024632A">
        <w:rPr>
          <w:rFonts w:ascii="Arial" w:hAnsi="Arial" w:cs="Arial" w:hint="eastAsia"/>
          <w:highlight w:val="yellow"/>
        </w:rPr>
        <w:t xml:space="preserve"> </w:t>
      </w:r>
      <w:r w:rsidRPr="0024632A">
        <w:rPr>
          <w:rFonts w:ascii="Arial" w:hAnsi="Arial" w:cs="Arial"/>
          <w:highlight w:val="yellow"/>
        </w:rPr>
        <w:t>of producing electricity on demand with minimal or zero greenhouse gas emissions</w:t>
      </w:r>
      <w:r w:rsidR="0024632A">
        <w:rPr>
          <w:rFonts w:ascii="Arial" w:hAnsi="Arial" w:cs="Arial" w:hint="eastAsia"/>
        </w:rPr>
        <w:t xml:space="preserve"> </w:t>
      </w:r>
      <w:r w:rsidR="0024632A">
        <w:rPr>
          <w:rFonts w:ascii="Arial" w:hAnsi="Arial" w:cs="Arial"/>
        </w:rPr>
        <w:t>–</w:t>
      </w:r>
      <w:r w:rsidR="0024632A">
        <w:rPr>
          <w:rFonts w:ascii="Arial" w:hAnsi="Arial" w:cs="Arial" w:hint="eastAsia"/>
        </w:rPr>
        <w:t xml:space="preserve"> </w:t>
      </w:r>
      <w:r w:rsidRPr="00177F07">
        <w:rPr>
          <w:rFonts w:ascii="Arial" w:hAnsi="Arial" w:cs="Arial"/>
        </w:rPr>
        <w:t>are</w:t>
      </w:r>
      <w:r w:rsidR="0024632A">
        <w:rPr>
          <w:rFonts w:ascii="Arial" w:hAnsi="Arial" w:cs="Arial" w:hint="eastAsia"/>
        </w:rPr>
        <w:t xml:space="preserve"> </w:t>
      </w:r>
      <w:r w:rsidRPr="00177F07">
        <w:rPr>
          <w:rFonts w:ascii="Arial" w:hAnsi="Arial" w:cs="Arial"/>
        </w:rPr>
        <w:t>essential to bridg</w:t>
      </w:r>
      <w:r w:rsidR="00A65EF8">
        <w:rPr>
          <w:rFonts w:ascii="Arial" w:hAnsi="Arial" w:cs="Arial" w:hint="eastAsia"/>
        </w:rPr>
        <w:t>ing</w:t>
      </w:r>
      <w:r w:rsidRPr="00177F07">
        <w:rPr>
          <w:rFonts w:ascii="Arial" w:hAnsi="Arial" w:cs="Arial"/>
        </w:rPr>
        <w:t xml:space="preserve"> this gap. Key options include </w:t>
      </w:r>
      <w:r w:rsidRPr="00EA0B8F">
        <w:rPr>
          <w:rFonts w:ascii="Arial" w:hAnsi="Arial" w:cs="Arial"/>
          <w:color w:val="C00000"/>
        </w:rPr>
        <w:t xml:space="preserve">hydropower, </w:t>
      </w:r>
      <w:r w:rsidR="007F3FB1" w:rsidRPr="00EA0B8F">
        <w:rPr>
          <w:rFonts w:ascii="Arial" w:hAnsi="Arial" w:cs="Arial" w:hint="eastAsia"/>
          <w:color w:val="C00000"/>
        </w:rPr>
        <w:t>clean</w:t>
      </w:r>
      <w:r w:rsidRPr="00EA0B8F">
        <w:rPr>
          <w:rFonts w:ascii="Arial" w:hAnsi="Arial" w:cs="Arial"/>
          <w:color w:val="C00000"/>
        </w:rPr>
        <w:t xml:space="preserve"> natural gas, flexible nuclear power, and biomass</w:t>
      </w:r>
      <w:r w:rsidRPr="00177F07">
        <w:rPr>
          <w:rFonts w:ascii="Arial" w:hAnsi="Arial" w:cs="Arial"/>
        </w:rPr>
        <w:t>.</w:t>
      </w:r>
    </w:p>
    <w:p w14:paraId="69CD08B0" w14:textId="07CFCD52" w:rsidR="00F01334" w:rsidRPr="00775C33" w:rsidRDefault="00E465AB" w:rsidP="00820A24">
      <w:pPr>
        <w:jc w:val="left"/>
        <w:rPr>
          <w:rFonts w:ascii="Arial" w:hAnsi="Arial" w:cs="Arial"/>
          <w:color w:val="000000" w:themeColor="text1"/>
        </w:rPr>
      </w:pPr>
      <w:r w:rsidRPr="003B4D0D">
        <w:rPr>
          <w:rFonts w:ascii="Arial" w:hAnsi="Arial" w:cs="Arial"/>
          <w:color w:val="000000" w:themeColor="text1"/>
        </w:rPr>
        <w:t>Hydropower</w:t>
      </w:r>
      <w:r w:rsidRPr="00E465AB">
        <w:rPr>
          <w:rFonts w:ascii="Arial" w:hAnsi="Arial" w:cs="Arial"/>
          <w:color w:val="000000" w:themeColor="text1"/>
        </w:rPr>
        <w:t xml:space="preserve"> is the largest global source of clean dispatchable generation, providing critical flexibility to </w:t>
      </w:r>
      <w:r>
        <w:rPr>
          <w:rFonts w:ascii="Arial" w:hAnsi="Arial" w:cs="Arial" w:hint="eastAsia"/>
          <w:color w:val="000000" w:themeColor="text1"/>
        </w:rPr>
        <w:t>clean</w:t>
      </w:r>
      <w:r w:rsidRPr="00E465AB">
        <w:rPr>
          <w:rFonts w:ascii="Arial" w:hAnsi="Arial" w:cs="Arial"/>
          <w:color w:val="000000" w:themeColor="text1"/>
        </w:rPr>
        <w:t xml:space="preserve"> energy systems. As a </w:t>
      </w:r>
      <w:r w:rsidR="00B3178D" w:rsidRPr="003777BE">
        <w:rPr>
          <w:rFonts w:ascii="Arial" w:hAnsi="Arial" w:cs="Arial"/>
          <w:color w:val="000000" w:themeColor="text1"/>
          <w:highlight w:val="yellow"/>
        </w:rPr>
        <w:t xml:space="preserve">mature </w:t>
      </w:r>
      <w:r w:rsidRPr="003777BE">
        <w:rPr>
          <w:rFonts w:ascii="Arial" w:hAnsi="Arial" w:cs="Arial"/>
          <w:color w:val="000000" w:themeColor="text1"/>
          <w:highlight w:val="yellow"/>
        </w:rPr>
        <w:t>renewable technology</w:t>
      </w:r>
      <w:r w:rsidRPr="00E465AB">
        <w:rPr>
          <w:rFonts w:ascii="Arial" w:hAnsi="Arial" w:cs="Arial"/>
          <w:color w:val="000000" w:themeColor="text1"/>
        </w:rPr>
        <w:t xml:space="preserve">, it </w:t>
      </w:r>
      <w:r w:rsidR="003173AB" w:rsidRPr="00274F9A">
        <w:rPr>
          <w:rFonts w:ascii="Arial" w:hAnsi="Arial" w:cs="Arial"/>
          <w:color w:val="000000" w:themeColor="text1"/>
        </w:rPr>
        <w:t xml:space="preserve">offers </w:t>
      </w:r>
      <w:r w:rsidRPr="003777BE">
        <w:rPr>
          <w:rFonts w:ascii="Arial" w:hAnsi="Arial" w:cs="Arial"/>
          <w:color w:val="000000" w:themeColor="text1"/>
        </w:rPr>
        <w:t>rapid response capabilities</w:t>
      </w:r>
      <w:r w:rsidR="008724E3" w:rsidRPr="003777BE">
        <w:rPr>
          <w:rFonts w:ascii="Arial" w:hAnsi="Arial" w:cs="Arial" w:hint="eastAsia"/>
          <w:color w:val="000000" w:themeColor="text1"/>
        </w:rPr>
        <w:t xml:space="preserve"> </w:t>
      </w:r>
      <w:r w:rsidR="008724E3" w:rsidRPr="003777BE">
        <w:rPr>
          <w:rFonts w:ascii="Arial" w:hAnsi="Arial" w:cs="Arial"/>
          <w:color w:val="000000" w:themeColor="text1"/>
        </w:rPr>
        <w:t>–</w:t>
      </w:r>
      <w:r w:rsidR="008724E3" w:rsidRPr="003777BE">
        <w:rPr>
          <w:rFonts w:ascii="Arial" w:hAnsi="Arial" w:cs="Arial" w:hint="eastAsia"/>
          <w:color w:val="000000" w:themeColor="text1"/>
        </w:rPr>
        <w:t xml:space="preserve"> </w:t>
      </w:r>
      <w:r w:rsidRPr="003777BE">
        <w:rPr>
          <w:rFonts w:ascii="Arial" w:hAnsi="Arial" w:cs="Arial"/>
          <w:color w:val="000000" w:themeColor="text1"/>
          <w:highlight w:val="cyan"/>
        </w:rPr>
        <w:t>ramping</w:t>
      </w:r>
      <w:r w:rsidR="008724E3" w:rsidRPr="003777BE">
        <w:rPr>
          <w:rFonts w:ascii="Arial" w:hAnsi="Arial" w:cs="Arial" w:hint="eastAsia"/>
          <w:color w:val="000000" w:themeColor="text1"/>
          <w:highlight w:val="cyan"/>
        </w:rPr>
        <w:t xml:space="preserve"> </w:t>
      </w:r>
      <w:r w:rsidRPr="003777BE">
        <w:rPr>
          <w:rFonts w:ascii="Arial" w:hAnsi="Arial" w:cs="Arial"/>
          <w:color w:val="000000" w:themeColor="text1"/>
          <w:highlight w:val="cyan"/>
        </w:rPr>
        <w:t>output</w:t>
      </w:r>
      <w:r w:rsidRPr="003777BE">
        <w:rPr>
          <w:rFonts w:ascii="Arial" w:hAnsi="Arial" w:cs="Arial"/>
          <w:color w:val="000000" w:themeColor="text1"/>
        </w:rPr>
        <w:t xml:space="preserve"> within </w:t>
      </w:r>
      <w:r w:rsidRPr="003777BE">
        <w:rPr>
          <w:rFonts w:ascii="Arial" w:hAnsi="Arial" w:cs="Arial"/>
          <w:color w:val="000000" w:themeColor="text1"/>
          <w:highlight w:val="green"/>
        </w:rPr>
        <w:t>seconds to minutes</w:t>
      </w:r>
      <w:r w:rsidR="008724E3" w:rsidRPr="003777BE">
        <w:rPr>
          <w:rFonts w:ascii="Arial" w:hAnsi="Arial" w:cs="Arial" w:hint="eastAsia"/>
          <w:color w:val="000000" w:themeColor="text1"/>
        </w:rPr>
        <w:t xml:space="preserve"> </w:t>
      </w:r>
      <w:r w:rsidR="008724E3" w:rsidRPr="003777BE">
        <w:rPr>
          <w:rFonts w:ascii="Arial" w:hAnsi="Arial" w:cs="Arial"/>
          <w:color w:val="000000" w:themeColor="text1"/>
        </w:rPr>
        <w:t>–</w:t>
      </w:r>
      <w:r w:rsidR="008724E3" w:rsidRPr="003777BE">
        <w:rPr>
          <w:rFonts w:ascii="Arial" w:hAnsi="Arial" w:cs="Arial" w:hint="eastAsia"/>
          <w:color w:val="000000" w:themeColor="text1"/>
        </w:rPr>
        <w:t xml:space="preserve"> </w:t>
      </w:r>
      <w:r w:rsidRPr="003777BE">
        <w:rPr>
          <w:rFonts w:ascii="Arial" w:hAnsi="Arial" w:cs="Arial"/>
          <w:color w:val="000000" w:themeColor="text1"/>
        </w:rPr>
        <w:t>and</w:t>
      </w:r>
      <w:r w:rsidR="008724E3" w:rsidRPr="003777BE">
        <w:rPr>
          <w:rFonts w:ascii="Arial" w:hAnsi="Arial" w:cs="Arial" w:hint="eastAsia"/>
          <w:color w:val="000000" w:themeColor="text1"/>
        </w:rPr>
        <w:t xml:space="preserve"> </w:t>
      </w:r>
      <w:r w:rsidRPr="003777BE">
        <w:rPr>
          <w:rFonts w:ascii="Arial" w:hAnsi="Arial" w:cs="Arial"/>
          <w:color w:val="000000" w:themeColor="text1"/>
          <w:highlight w:val="cyan"/>
        </w:rPr>
        <w:t>operational durations</w:t>
      </w:r>
      <w:r w:rsidRPr="003777BE">
        <w:rPr>
          <w:rFonts w:ascii="Arial" w:hAnsi="Arial" w:cs="Arial"/>
          <w:color w:val="000000" w:themeColor="text1"/>
        </w:rPr>
        <w:t xml:space="preserve"> ranging from </w:t>
      </w:r>
      <w:r w:rsidRPr="003777BE">
        <w:rPr>
          <w:rFonts w:ascii="Arial" w:hAnsi="Arial" w:cs="Arial"/>
          <w:color w:val="000000" w:themeColor="text1"/>
          <w:highlight w:val="green"/>
        </w:rPr>
        <w:t>hours to weeks</w:t>
      </w:r>
      <w:r w:rsidRPr="00E465AB">
        <w:rPr>
          <w:rFonts w:ascii="Arial" w:hAnsi="Arial" w:cs="Arial"/>
          <w:color w:val="000000" w:themeColor="text1"/>
        </w:rPr>
        <w:t xml:space="preserve">, depending on reservoir size. Reservoir-based hydropower </w:t>
      </w:r>
      <w:r w:rsidR="003173AB">
        <w:rPr>
          <w:rFonts w:ascii="Arial" w:hAnsi="Arial" w:cs="Arial" w:hint="eastAsia"/>
          <w:color w:val="000000" w:themeColor="text1"/>
        </w:rPr>
        <w:t>is</w:t>
      </w:r>
      <w:r w:rsidRPr="00E465AB">
        <w:rPr>
          <w:rFonts w:ascii="Arial" w:hAnsi="Arial" w:cs="Arial"/>
          <w:color w:val="000000" w:themeColor="text1"/>
        </w:rPr>
        <w:t xml:space="preserve"> </w:t>
      </w:r>
      <w:r w:rsidR="003777BE" w:rsidRPr="00747264">
        <w:rPr>
          <w:rFonts w:ascii="Arial" w:hAnsi="Arial" w:cs="Arial"/>
          <w:color w:val="000000" w:themeColor="text1"/>
        </w:rPr>
        <w:t>particularly</w:t>
      </w:r>
      <w:r w:rsidRPr="00E465AB">
        <w:rPr>
          <w:rFonts w:ascii="Arial" w:hAnsi="Arial" w:cs="Arial"/>
          <w:color w:val="000000" w:themeColor="text1"/>
        </w:rPr>
        <w:t xml:space="preserve"> valuable for </w:t>
      </w:r>
      <w:r w:rsidR="003173AB">
        <w:rPr>
          <w:rFonts w:ascii="Arial" w:hAnsi="Arial" w:cs="Arial" w:hint="eastAsia"/>
          <w:color w:val="000000" w:themeColor="text1"/>
        </w:rPr>
        <w:t>its</w:t>
      </w:r>
      <w:r w:rsidRPr="00E465AB">
        <w:rPr>
          <w:rFonts w:ascii="Arial" w:hAnsi="Arial" w:cs="Arial"/>
          <w:color w:val="000000" w:themeColor="text1"/>
        </w:rPr>
        <w:t xml:space="preserve"> ability to </w:t>
      </w:r>
      <w:r w:rsidR="000532D2" w:rsidRPr="003777BE">
        <w:rPr>
          <w:rFonts w:ascii="Arial" w:hAnsi="Arial" w:cs="Arial"/>
          <w:color w:val="000000" w:themeColor="text1"/>
          <w:highlight w:val="yellow"/>
        </w:rPr>
        <w:t xml:space="preserve">quickly </w:t>
      </w:r>
      <w:r w:rsidRPr="003777BE">
        <w:rPr>
          <w:rFonts w:ascii="Arial" w:hAnsi="Arial" w:cs="Arial"/>
          <w:color w:val="000000" w:themeColor="text1"/>
          <w:highlight w:val="yellow"/>
        </w:rPr>
        <w:t xml:space="preserve">adjust generation to match </w:t>
      </w:r>
      <w:r w:rsidR="000532D2">
        <w:rPr>
          <w:rFonts w:ascii="Arial" w:hAnsi="Arial" w:cs="Arial" w:hint="eastAsia"/>
          <w:color w:val="000000" w:themeColor="text1"/>
          <w:highlight w:val="yellow"/>
        </w:rPr>
        <w:t>grid</w:t>
      </w:r>
      <w:r w:rsidRPr="003777BE">
        <w:rPr>
          <w:rFonts w:ascii="Arial" w:hAnsi="Arial" w:cs="Arial"/>
          <w:color w:val="000000" w:themeColor="text1"/>
          <w:highlight w:val="yellow"/>
        </w:rPr>
        <w:t xml:space="preserve"> demand</w:t>
      </w:r>
      <w:r w:rsidR="00C20503">
        <w:rPr>
          <w:rFonts w:ascii="Arial" w:hAnsi="Arial" w:cs="Arial" w:hint="eastAsia"/>
          <w:color w:val="000000" w:themeColor="text1"/>
        </w:rPr>
        <w:t xml:space="preserve">, </w:t>
      </w:r>
      <w:r w:rsidR="00C20503" w:rsidRPr="00986155">
        <w:rPr>
          <w:rFonts w:ascii="Arial" w:hAnsi="Arial" w:cs="Arial"/>
          <w:color w:val="000000" w:themeColor="text1"/>
        </w:rPr>
        <w:t xml:space="preserve">making </w:t>
      </w:r>
      <w:r w:rsidR="003173AB">
        <w:rPr>
          <w:rFonts w:ascii="Arial" w:hAnsi="Arial" w:cs="Arial" w:hint="eastAsia"/>
          <w:color w:val="000000" w:themeColor="text1"/>
        </w:rPr>
        <w:t>it</w:t>
      </w:r>
      <w:r w:rsidR="00C20503" w:rsidRPr="00986155">
        <w:rPr>
          <w:rFonts w:ascii="Arial" w:hAnsi="Arial" w:cs="Arial"/>
          <w:color w:val="000000" w:themeColor="text1"/>
        </w:rPr>
        <w:t xml:space="preserve"> effective for </w:t>
      </w:r>
      <w:r w:rsidR="00C20503" w:rsidRPr="00986155">
        <w:rPr>
          <w:rFonts w:ascii="Arial" w:hAnsi="Arial" w:cs="Arial"/>
          <w:color w:val="000000" w:themeColor="text1"/>
          <w:highlight w:val="green"/>
        </w:rPr>
        <w:t>short-term</w:t>
      </w:r>
      <w:r w:rsidR="00C20503" w:rsidRPr="00986155">
        <w:rPr>
          <w:rFonts w:ascii="Arial" w:hAnsi="Arial" w:cs="Arial"/>
          <w:color w:val="000000" w:themeColor="text1"/>
        </w:rPr>
        <w:t xml:space="preserve"> </w:t>
      </w:r>
      <w:r w:rsidR="00C20503" w:rsidRPr="00986155">
        <w:rPr>
          <w:rFonts w:ascii="Arial" w:hAnsi="Arial" w:cs="Arial"/>
          <w:color w:val="000000" w:themeColor="text1"/>
          <w:highlight w:val="cyan"/>
        </w:rPr>
        <w:t>power balancing</w:t>
      </w:r>
      <w:r w:rsidR="00C20503" w:rsidRPr="00986155">
        <w:rPr>
          <w:rFonts w:ascii="Arial" w:hAnsi="Arial" w:cs="Arial"/>
          <w:color w:val="000000" w:themeColor="text1"/>
        </w:rPr>
        <w:t xml:space="preserve"> and </w:t>
      </w:r>
      <w:r w:rsidR="00C20503" w:rsidRPr="00986155">
        <w:rPr>
          <w:rFonts w:ascii="Arial" w:hAnsi="Arial" w:cs="Arial"/>
          <w:color w:val="000000" w:themeColor="text1"/>
          <w:highlight w:val="cyan"/>
        </w:rPr>
        <w:t>load ramping</w:t>
      </w:r>
      <w:r w:rsidRPr="00E465AB">
        <w:rPr>
          <w:rFonts w:ascii="Arial" w:hAnsi="Arial" w:cs="Arial"/>
          <w:color w:val="000000" w:themeColor="text1"/>
        </w:rPr>
        <w:t xml:space="preserve">. </w:t>
      </w:r>
      <w:r w:rsidR="000608F6">
        <w:rPr>
          <w:rFonts w:ascii="Arial" w:hAnsi="Arial" w:cs="Arial" w:hint="eastAsia"/>
          <w:color w:val="000000" w:themeColor="text1"/>
        </w:rPr>
        <w:t>It</w:t>
      </w:r>
      <w:r w:rsidR="00986155" w:rsidRPr="009627CF">
        <w:rPr>
          <w:rFonts w:ascii="Arial" w:hAnsi="Arial" w:cs="Arial"/>
          <w:color w:val="000000" w:themeColor="text1"/>
        </w:rPr>
        <w:t xml:space="preserve"> also </w:t>
      </w:r>
      <w:r w:rsidR="007057D0" w:rsidRPr="009627CF">
        <w:rPr>
          <w:rFonts w:ascii="Arial" w:hAnsi="Arial" w:cs="Arial"/>
          <w:color w:val="000000" w:themeColor="text1"/>
        </w:rPr>
        <w:t xml:space="preserve">plays a key role in </w:t>
      </w:r>
      <w:r w:rsidR="00D223E1" w:rsidRPr="00274F9A">
        <w:rPr>
          <w:rFonts w:ascii="Arial" w:hAnsi="Arial" w:cs="Arial"/>
          <w:color w:val="000000" w:themeColor="text1"/>
        </w:rPr>
        <w:t xml:space="preserve">delivering </w:t>
      </w:r>
      <w:r w:rsidR="007057D0" w:rsidRPr="00D223E1">
        <w:rPr>
          <w:rFonts w:ascii="Arial" w:hAnsi="Arial" w:cs="Arial"/>
          <w:color w:val="000000" w:themeColor="text1"/>
          <w:highlight w:val="cyan"/>
        </w:rPr>
        <w:t>ancillary services</w:t>
      </w:r>
      <w:r w:rsidR="00D223E1">
        <w:rPr>
          <w:rFonts w:ascii="Arial" w:hAnsi="Arial" w:cs="Arial" w:hint="eastAsia"/>
          <w:color w:val="000000" w:themeColor="text1"/>
        </w:rPr>
        <w:t xml:space="preserve">, including </w:t>
      </w:r>
      <w:r w:rsidR="007057D0" w:rsidRPr="00D223E1">
        <w:rPr>
          <w:rFonts w:ascii="Arial" w:hAnsi="Arial" w:cs="Arial"/>
          <w:color w:val="000000" w:themeColor="text1"/>
          <w:highlight w:val="cyan"/>
        </w:rPr>
        <w:t>frequency regulation</w:t>
      </w:r>
      <w:r w:rsidR="007057D0" w:rsidRPr="009627CF">
        <w:rPr>
          <w:rFonts w:ascii="Arial" w:hAnsi="Arial" w:cs="Arial"/>
          <w:color w:val="000000" w:themeColor="text1"/>
        </w:rPr>
        <w:t xml:space="preserve"> and </w:t>
      </w:r>
      <w:r w:rsidR="007057D0" w:rsidRPr="00D223E1">
        <w:rPr>
          <w:rFonts w:ascii="Arial" w:hAnsi="Arial" w:cs="Arial"/>
          <w:color w:val="000000" w:themeColor="text1"/>
          <w:highlight w:val="cyan"/>
        </w:rPr>
        <w:t>voltage suppor</w:t>
      </w:r>
      <w:r w:rsidR="00613708">
        <w:rPr>
          <w:rFonts w:ascii="Arial" w:hAnsi="Arial" w:cs="Arial" w:hint="eastAsia"/>
          <w:color w:val="000000" w:themeColor="text1"/>
        </w:rPr>
        <w:t xml:space="preserve">t, </w:t>
      </w:r>
      <w:r w:rsidR="00613708" w:rsidRPr="00274F9A">
        <w:rPr>
          <w:rFonts w:ascii="Arial" w:hAnsi="Arial" w:cs="Arial"/>
          <w:color w:val="000000" w:themeColor="text1"/>
        </w:rPr>
        <w:t>through synchronous inertia and reactive power control</w:t>
      </w:r>
      <w:r w:rsidR="00613708">
        <w:rPr>
          <w:rFonts w:ascii="Arial" w:hAnsi="Arial" w:cs="Arial" w:hint="eastAsia"/>
          <w:color w:val="000000" w:themeColor="text1"/>
        </w:rPr>
        <w:t>. Additionally,</w:t>
      </w:r>
      <w:r w:rsidR="007057D0" w:rsidRPr="009627CF">
        <w:rPr>
          <w:rFonts w:ascii="Arial" w:hAnsi="Arial" w:cs="Arial"/>
          <w:color w:val="000000" w:themeColor="text1"/>
        </w:rPr>
        <w:t xml:space="preserve"> many hydropower plants are designated for black start capabilities, supporting </w:t>
      </w:r>
      <w:r w:rsidR="007057D0" w:rsidRPr="00613708">
        <w:rPr>
          <w:rFonts w:ascii="Arial" w:hAnsi="Arial" w:cs="Arial"/>
          <w:color w:val="000000" w:themeColor="text1"/>
          <w:highlight w:val="cyan"/>
        </w:rPr>
        <w:t>system restoration</w:t>
      </w:r>
      <w:r w:rsidR="007057D0" w:rsidRPr="009627CF">
        <w:rPr>
          <w:rFonts w:ascii="Arial" w:hAnsi="Arial" w:cs="Arial"/>
          <w:color w:val="000000" w:themeColor="text1"/>
        </w:rPr>
        <w:t xml:space="preserve"> during extreme events. </w:t>
      </w:r>
      <w:r w:rsidR="00024E9A" w:rsidRPr="009627CF">
        <w:rPr>
          <w:rFonts w:ascii="Arial" w:hAnsi="Arial" w:cs="Arial"/>
          <w:color w:val="000000" w:themeColor="text1"/>
        </w:rPr>
        <w:t xml:space="preserve">Compared to run-of-river facilities, reservoir-based hydropower offers </w:t>
      </w:r>
      <w:r w:rsidR="00024E9A" w:rsidRPr="002F7AC4">
        <w:rPr>
          <w:rFonts w:ascii="Arial" w:hAnsi="Arial" w:cs="Arial"/>
          <w:color w:val="000000" w:themeColor="text1"/>
          <w:highlight w:val="yellow"/>
        </w:rPr>
        <w:t>greater firm capacity</w:t>
      </w:r>
      <w:r w:rsidR="00024E9A" w:rsidRPr="009627CF">
        <w:rPr>
          <w:rFonts w:ascii="Arial" w:hAnsi="Arial" w:cs="Arial"/>
          <w:color w:val="000000" w:themeColor="text1"/>
        </w:rPr>
        <w:t xml:space="preserve"> by concentrating </w:t>
      </w:r>
      <w:r w:rsidR="000A47BB" w:rsidRPr="00274F9A">
        <w:rPr>
          <w:rFonts w:ascii="Arial" w:hAnsi="Arial" w:cs="Arial"/>
          <w:color w:val="000000" w:themeColor="text1"/>
        </w:rPr>
        <w:t xml:space="preserve">generation </w:t>
      </w:r>
      <w:r w:rsidR="00024E9A" w:rsidRPr="009627CF">
        <w:rPr>
          <w:rFonts w:ascii="Arial" w:hAnsi="Arial" w:cs="Arial"/>
          <w:color w:val="000000" w:themeColor="text1"/>
        </w:rPr>
        <w:t xml:space="preserve">during peak </w:t>
      </w:r>
      <w:r w:rsidR="000A47BB" w:rsidRPr="00274F9A">
        <w:rPr>
          <w:rFonts w:ascii="Arial" w:hAnsi="Arial" w:cs="Arial"/>
          <w:color w:val="000000" w:themeColor="text1"/>
        </w:rPr>
        <w:t>periods</w:t>
      </w:r>
      <w:r w:rsidR="00024E9A" w:rsidRPr="009627CF">
        <w:rPr>
          <w:rFonts w:ascii="Arial" w:hAnsi="Arial" w:cs="Arial"/>
          <w:color w:val="000000" w:themeColor="text1"/>
        </w:rPr>
        <w:t>.</w:t>
      </w:r>
      <w:r w:rsidR="00FB77C4" w:rsidRPr="00FB77C4">
        <w:t xml:space="preserve"> </w:t>
      </w:r>
      <w:r w:rsidR="00FB77C4" w:rsidRPr="00FB77C4">
        <w:rPr>
          <w:rFonts w:ascii="Arial" w:hAnsi="Arial" w:cs="Arial"/>
          <w:color w:val="000000" w:themeColor="text1"/>
        </w:rPr>
        <w:t xml:space="preserve">Recent innovations in </w:t>
      </w:r>
      <w:r w:rsidR="00FB77C4" w:rsidRPr="002F7AC4">
        <w:rPr>
          <w:rFonts w:ascii="Arial" w:hAnsi="Arial" w:cs="Arial"/>
          <w:color w:val="000000" w:themeColor="text1"/>
          <w:highlight w:val="yellow"/>
        </w:rPr>
        <w:t>turbine design</w:t>
      </w:r>
      <w:r w:rsidR="00FB77C4" w:rsidRPr="00FB77C4">
        <w:rPr>
          <w:rFonts w:ascii="Arial" w:hAnsi="Arial" w:cs="Arial"/>
          <w:color w:val="000000" w:themeColor="text1"/>
        </w:rPr>
        <w:t xml:space="preserve"> and </w:t>
      </w:r>
      <w:r w:rsidR="00FB77C4" w:rsidRPr="002F7AC4">
        <w:rPr>
          <w:rFonts w:ascii="Arial" w:hAnsi="Arial" w:cs="Arial"/>
          <w:color w:val="000000" w:themeColor="text1"/>
          <w:highlight w:val="yellow"/>
        </w:rPr>
        <w:t>digital control systems</w:t>
      </w:r>
      <w:r w:rsidR="00FB77C4" w:rsidRPr="00FB77C4">
        <w:rPr>
          <w:rFonts w:ascii="Arial" w:hAnsi="Arial" w:cs="Arial"/>
          <w:color w:val="000000" w:themeColor="text1"/>
        </w:rPr>
        <w:t xml:space="preserve"> are further enhancing its ability to accommodate variability in net demand and support </w:t>
      </w:r>
      <w:r w:rsidR="00FB77C4" w:rsidRPr="00CE1707">
        <w:rPr>
          <w:rFonts w:ascii="Arial" w:hAnsi="Arial" w:cs="Arial"/>
          <w:color w:val="000000" w:themeColor="text1"/>
          <w:highlight w:val="cyan"/>
        </w:rPr>
        <w:t>congestion management</w:t>
      </w:r>
      <w:r w:rsidR="00FB77C4" w:rsidRPr="00FB77C4">
        <w:rPr>
          <w:rFonts w:ascii="Arial" w:hAnsi="Arial" w:cs="Arial"/>
          <w:color w:val="000000" w:themeColor="text1"/>
        </w:rPr>
        <w:t xml:space="preserve"> in geographically diverse grids. Together, these </w:t>
      </w:r>
      <w:r w:rsidR="00CE1707" w:rsidRPr="00274F9A">
        <w:rPr>
          <w:rFonts w:ascii="Arial" w:hAnsi="Arial" w:cs="Arial"/>
          <w:color w:val="000000" w:themeColor="text1"/>
        </w:rPr>
        <w:t xml:space="preserve">attributes </w:t>
      </w:r>
      <w:r w:rsidR="00FB77C4" w:rsidRPr="00FB77C4">
        <w:rPr>
          <w:rFonts w:ascii="Arial" w:hAnsi="Arial" w:cs="Arial"/>
          <w:color w:val="000000" w:themeColor="text1"/>
        </w:rPr>
        <w:t xml:space="preserve">make hydropower one of the most versatile and valuable </w:t>
      </w:r>
      <w:r w:rsidR="00CB6E34" w:rsidRPr="00274F9A">
        <w:rPr>
          <w:rFonts w:ascii="Arial" w:hAnsi="Arial" w:cs="Arial"/>
          <w:color w:val="000000" w:themeColor="text1"/>
        </w:rPr>
        <w:t xml:space="preserve">technologies </w:t>
      </w:r>
      <w:r w:rsidR="0097054A">
        <w:rPr>
          <w:rFonts w:ascii="Arial" w:hAnsi="Arial" w:cs="Arial" w:hint="eastAsia"/>
          <w:color w:val="000000" w:themeColor="text1"/>
        </w:rPr>
        <w:t>for</w:t>
      </w:r>
      <w:r w:rsidR="00FB77C4" w:rsidRPr="00FB77C4">
        <w:rPr>
          <w:rFonts w:ascii="Arial" w:hAnsi="Arial" w:cs="Arial"/>
          <w:color w:val="000000" w:themeColor="text1"/>
        </w:rPr>
        <w:t xml:space="preserve"> </w:t>
      </w:r>
      <w:r w:rsidR="0044678C" w:rsidRPr="00274F9A">
        <w:rPr>
          <w:rFonts w:ascii="Arial" w:hAnsi="Arial" w:cs="Arial"/>
          <w:color w:val="000000" w:themeColor="text1"/>
        </w:rPr>
        <w:t>supporting flexibility</w:t>
      </w:r>
      <w:r w:rsidR="0044678C" w:rsidRPr="00FB77C4">
        <w:rPr>
          <w:rFonts w:ascii="Arial" w:hAnsi="Arial" w:cs="Arial"/>
          <w:color w:val="000000" w:themeColor="text1"/>
        </w:rPr>
        <w:t xml:space="preserve"> </w:t>
      </w:r>
      <w:r w:rsidR="00FB77C4" w:rsidRPr="00FB77C4">
        <w:rPr>
          <w:rFonts w:ascii="Arial" w:hAnsi="Arial" w:cs="Arial"/>
          <w:color w:val="000000" w:themeColor="text1"/>
        </w:rPr>
        <w:t>in clean energy systems.</w:t>
      </w:r>
    </w:p>
    <w:p w14:paraId="356B814C" w14:textId="78888CD5" w:rsidR="00721DCF" w:rsidRDefault="00B472BF" w:rsidP="00820A24">
      <w:pPr>
        <w:jc w:val="left"/>
        <w:rPr>
          <w:rFonts w:ascii="Arial" w:hAnsi="Arial" w:cs="Arial"/>
        </w:rPr>
      </w:pPr>
      <w:r w:rsidRPr="000A3E0A">
        <w:rPr>
          <w:rFonts w:ascii="Arial" w:hAnsi="Arial" w:cs="Arial" w:hint="eastAsia"/>
          <w:color w:val="000000" w:themeColor="text1"/>
        </w:rPr>
        <w:t xml:space="preserve">Natural gas remains a globally important energy source due to its </w:t>
      </w:r>
      <w:r w:rsidRPr="008C3524">
        <w:rPr>
          <w:rFonts w:ascii="Arial" w:hAnsi="Arial" w:cs="Arial" w:hint="eastAsia"/>
          <w:color w:val="000000" w:themeColor="text1"/>
          <w:highlight w:val="yellow"/>
        </w:rPr>
        <w:t xml:space="preserve">storability, transportability </w:t>
      </w:r>
      <w:r w:rsidR="00D63209" w:rsidRPr="008C3524">
        <w:rPr>
          <w:rFonts w:ascii="Arial" w:hAnsi="Arial" w:cs="Arial" w:hint="eastAsia"/>
          <w:color w:val="000000" w:themeColor="text1"/>
          <w:highlight w:val="yellow"/>
        </w:rPr>
        <w:t>(</w:t>
      </w:r>
      <w:r w:rsidRPr="008C3524">
        <w:rPr>
          <w:rFonts w:ascii="Arial" w:hAnsi="Arial" w:cs="Arial" w:hint="eastAsia"/>
          <w:color w:val="000000" w:themeColor="text1"/>
          <w:highlight w:val="yellow"/>
        </w:rPr>
        <w:t>via pipelines or in liquefied form</w:t>
      </w:r>
      <w:r w:rsidR="000A3E0A" w:rsidRPr="008C3524">
        <w:rPr>
          <w:rFonts w:ascii="Arial" w:hAnsi="Arial" w:cs="Arial" w:hint="eastAsia"/>
          <w:color w:val="000000" w:themeColor="text1"/>
          <w:highlight w:val="yellow"/>
        </w:rPr>
        <w:t>)</w:t>
      </w:r>
      <w:r w:rsidRPr="008C3524">
        <w:rPr>
          <w:rFonts w:ascii="Arial" w:hAnsi="Arial" w:cs="Arial" w:hint="eastAsia"/>
          <w:color w:val="000000" w:themeColor="text1"/>
          <w:highlight w:val="yellow"/>
        </w:rPr>
        <w:t xml:space="preserve">, and </w:t>
      </w:r>
      <w:r w:rsidR="0019523E" w:rsidRPr="008C3524">
        <w:rPr>
          <w:rFonts w:ascii="Arial" w:hAnsi="Arial" w:cs="Arial"/>
          <w:color w:val="000000" w:themeColor="text1"/>
          <w:highlight w:val="yellow"/>
        </w:rPr>
        <w:t>suitability</w:t>
      </w:r>
      <w:r w:rsidR="0019523E" w:rsidRPr="000A3E0A">
        <w:rPr>
          <w:rFonts w:ascii="Arial" w:hAnsi="Arial" w:cs="Arial"/>
          <w:color w:val="000000" w:themeColor="text1"/>
        </w:rPr>
        <w:t xml:space="preserve"> for </w:t>
      </w:r>
      <w:r w:rsidR="0019523E" w:rsidRPr="00ED41E7">
        <w:rPr>
          <w:rFonts w:ascii="Arial" w:hAnsi="Arial" w:cs="Arial"/>
          <w:color w:val="000000" w:themeColor="text1"/>
          <w:highlight w:val="cyan"/>
        </w:rPr>
        <w:t>fast-ramping</w:t>
      </w:r>
      <w:r w:rsidR="0019523E" w:rsidRPr="00ED41E7">
        <w:rPr>
          <w:rFonts w:ascii="Arial" w:hAnsi="Arial" w:cs="Arial"/>
          <w:color w:val="000000" w:themeColor="text1"/>
        </w:rPr>
        <w:t xml:space="preserve"> power </w:t>
      </w:r>
      <w:r w:rsidR="000A3E0A" w:rsidRPr="00ED41E7">
        <w:rPr>
          <w:rFonts w:ascii="Arial" w:hAnsi="Arial" w:cs="Arial" w:hint="eastAsia"/>
          <w:color w:val="000000" w:themeColor="text1"/>
        </w:rPr>
        <w:t>generation</w:t>
      </w:r>
      <w:r w:rsidR="0019523E" w:rsidRPr="000A3E0A">
        <w:rPr>
          <w:rFonts w:ascii="Arial" w:hAnsi="Arial" w:cs="Arial"/>
          <w:color w:val="000000" w:themeColor="text1"/>
        </w:rPr>
        <w:t xml:space="preserve">, </w:t>
      </w:r>
      <w:r w:rsidR="00CA47E2" w:rsidRPr="00D04B22">
        <w:rPr>
          <w:rFonts w:ascii="Arial" w:hAnsi="Arial" w:cs="Arial"/>
          <w:color w:val="000000" w:themeColor="text1"/>
        </w:rPr>
        <w:t>typically able to</w:t>
      </w:r>
      <w:r w:rsidR="00CA47E2" w:rsidRPr="000A3E0A">
        <w:rPr>
          <w:rFonts w:ascii="Arial" w:hAnsi="Arial" w:cs="Arial"/>
          <w:color w:val="000000" w:themeColor="text1"/>
        </w:rPr>
        <w:t xml:space="preserve"> </w:t>
      </w:r>
      <w:r w:rsidR="00A10356" w:rsidRPr="00A35BD9">
        <w:rPr>
          <w:rFonts w:ascii="Arial" w:hAnsi="Arial" w:cs="Arial"/>
          <w:color w:val="000000" w:themeColor="text1"/>
          <w:highlight w:val="green"/>
        </w:rPr>
        <w:t>respond w</w:t>
      </w:r>
      <w:r w:rsidR="00A10356" w:rsidRPr="00ED41E7">
        <w:rPr>
          <w:rFonts w:ascii="Arial" w:hAnsi="Arial" w:cs="Arial"/>
          <w:color w:val="000000" w:themeColor="text1"/>
          <w:highlight w:val="green"/>
        </w:rPr>
        <w:t>ithin minutes</w:t>
      </w:r>
      <w:r w:rsidRPr="000A3E0A">
        <w:rPr>
          <w:rFonts w:ascii="Arial" w:hAnsi="Arial" w:cs="Arial" w:hint="eastAsia"/>
          <w:color w:val="000000" w:themeColor="text1"/>
        </w:rPr>
        <w:t xml:space="preserve">. These </w:t>
      </w:r>
      <w:r w:rsidR="00CA47E2" w:rsidRPr="00D04B22">
        <w:rPr>
          <w:rFonts w:ascii="Arial" w:hAnsi="Arial" w:cs="Arial"/>
          <w:color w:val="000000" w:themeColor="text1"/>
        </w:rPr>
        <w:t xml:space="preserve">characteristics </w:t>
      </w:r>
      <w:r w:rsidRPr="000A3E0A">
        <w:rPr>
          <w:rFonts w:ascii="Arial" w:hAnsi="Arial" w:cs="Arial" w:hint="eastAsia"/>
          <w:color w:val="000000" w:themeColor="text1"/>
        </w:rPr>
        <w:t>make it well-suited to provide</w:t>
      </w:r>
      <w:r w:rsidR="0036061C" w:rsidRPr="000A3E0A">
        <w:rPr>
          <w:rFonts w:ascii="Arial" w:hAnsi="Arial" w:cs="Arial" w:hint="eastAsia"/>
          <w:color w:val="000000" w:themeColor="text1"/>
        </w:rPr>
        <w:t xml:space="preserve"> both</w:t>
      </w:r>
      <w:r w:rsidRPr="000A3E0A">
        <w:rPr>
          <w:rFonts w:ascii="Arial" w:hAnsi="Arial" w:cs="Arial" w:hint="eastAsia"/>
          <w:color w:val="000000" w:themeColor="text1"/>
        </w:rPr>
        <w:t xml:space="preserve"> </w:t>
      </w:r>
      <w:r w:rsidRPr="006C1C6F">
        <w:rPr>
          <w:rFonts w:ascii="Arial" w:hAnsi="Arial" w:cs="Arial" w:hint="eastAsia"/>
          <w:color w:val="000000" w:themeColor="text1"/>
          <w:highlight w:val="green"/>
        </w:rPr>
        <w:t>short-term</w:t>
      </w:r>
      <w:r w:rsidR="003F029C" w:rsidRPr="006C1C6F">
        <w:rPr>
          <w:rFonts w:ascii="Arial" w:hAnsi="Arial" w:cs="Arial" w:hint="eastAsia"/>
          <w:color w:val="000000" w:themeColor="text1"/>
          <w:highlight w:val="green"/>
        </w:rPr>
        <w:t xml:space="preserve"> (intra-day)</w:t>
      </w:r>
      <w:r w:rsidRPr="000A3E0A">
        <w:rPr>
          <w:rFonts w:ascii="Arial" w:hAnsi="Arial" w:cs="Arial" w:hint="eastAsia"/>
          <w:color w:val="000000" w:themeColor="text1"/>
        </w:rPr>
        <w:t xml:space="preserve"> and </w:t>
      </w:r>
      <w:r w:rsidR="006C1C6F" w:rsidRPr="006C1C6F">
        <w:rPr>
          <w:rFonts w:ascii="Arial" w:hAnsi="Arial" w:cs="Arial" w:hint="eastAsia"/>
          <w:color w:val="000000" w:themeColor="text1"/>
          <w:highlight w:val="green"/>
        </w:rPr>
        <w:t>long-term (</w:t>
      </w:r>
      <w:r w:rsidRPr="006C1C6F">
        <w:rPr>
          <w:rFonts w:ascii="Arial" w:hAnsi="Arial" w:cs="Arial" w:hint="eastAsia"/>
          <w:color w:val="000000" w:themeColor="text1"/>
          <w:highlight w:val="green"/>
        </w:rPr>
        <w:t>se</w:t>
      </w:r>
      <w:r w:rsidRPr="006C1C6F">
        <w:rPr>
          <w:rFonts w:ascii="Arial" w:hAnsi="Arial" w:cs="Arial"/>
          <w:color w:val="000000" w:themeColor="text1"/>
          <w:highlight w:val="green"/>
        </w:rPr>
        <w:t>asonal</w:t>
      </w:r>
      <w:r w:rsidR="006C1C6F" w:rsidRPr="006C1C6F">
        <w:rPr>
          <w:rFonts w:ascii="Arial" w:hAnsi="Arial" w:cs="Arial" w:hint="eastAsia"/>
          <w:color w:val="000000" w:themeColor="text1"/>
          <w:highlight w:val="green"/>
        </w:rPr>
        <w:t>)</w:t>
      </w:r>
      <w:r w:rsidRPr="000A3E0A">
        <w:rPr>
          <w:rFonts w:ascii="Arial" w:hAnsi="Arial" w:cs="Arial"/>
          <w:color w:val="000000" w:themeColor="text1"/>
        </w:rPr>
        <w:t xml:space="preserve"> flexibility</w:t>
      </w:r>
      <w:r w:rsidR="0076373B" w:rsidRPr="000A3E0A">
        <w:rPr>
          <w:rFonts w:ascii="Arial" w:hAnsi="Arial" w:cs="Arial" w:hint="eastAsia"/>
          <w:color w:val="000000" w:themeColor="text1"/>
        </w:rPr>
        <w:t xml:space="preserve"> </w:t>
      </w:r>
      <w:r w:rsidR="004610E3" w:rsidRPr="000A3E0A">
        <w:rPr>
          <w:rFonts w:ascii="Arial" w:hAnsi="Arial" w:cs="Arial"/>
          <w:color w:val="000000" w:themeColor="text1"/>
        </w:rPr>
        <w:t xml:space="preserve">and </w:t>
      </w:r>
      <w:r w:rsidR="00CA3F53" w:rsidRPr="00D04B22">
        <w:rPr>
          <w:rFonts w:ascii="Arial" w:hAnsi="Arial" w:cs="Arial"/>
          <w:color w:val="000000" w:themeColor="text1"/>
        </w:rPr>
        <w:t>allow it to</w:t>
      </w:r>
      <w:r w:rsidR="004610E3" w:rsidRPr="000A3E0A">
        <w:rPr>
          <w:rFonts w:ascii="Arial" w:hAnsi="Arial" w:cs="Arial"/>
          <w:color w:val="000000" w:themeColor="text1"/>
        </w:rPr>
        <w:t xml:space="preserve"> operate </w:t>
      </w:r>
      <w:r w:rsidR="00CA3F53" w:rsidRPr="00D04B22">
        <w:rPr>
          <w:rFonts w:ascii="Arial" w:hAnsi="Arial" w:cs="Arial"/>
          <w:color w:val="000000" w:themeColor="text1"/>
        </w:rPr>
        <w:t xml:space="preserve">across </w:t>
      </w:r>
      <w:r w:rsidR="004610E3" w:rsidRPr="000A3E0A">
        <w:rPr>
          <w:rFonts w:ascii="Arial" w:hAnsi="Arial" w:cs="Arial"/>
          <w:color w:val="000000" w:themeColor="text1"/>
        </w:rPr>
        <w:t xml:space="preserve">various </w:t>
      </w:r>
      <w:r w:rsidR="00CA3F53" w:rsidRPr="00D04B22">
        <w:rPr>
          <w:rFonts w:ascii="Arial" w:hAnsi="Arial" w:cs="Arial"/>
          <w:color w:val="000000" w:themeColor="text1"/>
        </w:rPr>
        <w:t>system</w:t>
      </w:r>
      <w:r w:rsidR="00CA3F53" w:rsidRPr="000A3E0A">
        <w:rPr>
          <w:rFonts w:ascii="Arial" w:hAnsi="Arial" w:cs="Arial"/>
          <w:color w:val="000000" w:themeColor="text1"/>
        </w:rPr>
        <w:t xml:space="preserve"> </w:t>
      </w:r>
      <w:r w:rsidR="004610E3" w:rsidRPr="000A3E0A">
        <w:rPr>
          <w:rFonts w:ascii="Arial" w:hAnsi="Arial" w:cs="Arial"/>
          <w:color w:val="000000" w:themeColor="text1"/>
        </w:rPr>
        <w:t xml:space="preserve">scales, from local </w:t>
      </w:r>
      <w:r w:rsidR="00C32D74" w:rsidRPr="00EA1F4B">
        <w:rPr>
          <w:rFonts w:ascii="Arial" w:hAnsi="Arial" w:cs="Arial"/>
        </w:rPr>
        <w:t>distribution networks</w:t>
      </w:r>
      <w:r w:rsidR="00C32D74" w:rsidRPr="000A3E0A">
        <w:rPr>
          <w:rFonts w:ascii="Arial" w:hAnsi="Arial" w:cs="Arial"/>
          <w:color w:val="000000" w:themeColor="text1"/>
        </w:rPr>
        <w:t xml:space="preserve"> </w:t>
      </w:r>
      <w:r w:rsidR="004610E3" w:rsidRPr="000A3E0A">
        <w:rPr>
          <w:rFonts w:ascii="Arial" w:hAnsi="Arial" w:cs="Arial"/>
          <w:color w:val="000000" w:themeColor="text1"/>
        </w:rPr>
        <w:t>to national</w:t>
      </w:r>
      <w:r w:rsidR="00CA3F53">
        <w:rPr>
          <w:rFonts w:ascii="Arial" w:hAnsi="Arial" w:cs="Arial" w:hint="eastAsia"/>
          <w:color w:val="000000" w:themeColor="text1"/>
        </w:rPr>
        <w:t xml:space="preserve"> </w:t>
      </w:r>
      <w:r w:rsidR="00CA3F53">
        <w:rPr>
          <w:rFonts w:ascii="Arial" w:hAnsi="Arial" w:cs="Arial" w:hint="eastAsia"/>
        </w:rPr>
        <w:t>grids</w:t>
      </w:r>
      <w:r w:rsidRPr="000A3E0A">
        <w:rPr>
          <w:rFonts w:ascii="Arial" w:hAnsi="Arial" w:cs="Arial"/>
          <w:color w:val="000000" w:themeColor="text1"/>
        </w:rPr>
        <w:t xml:space="preserve">. </w:t>
      </w:r>
      <w:r w:rsidR="00AD61E2">
        <w:rPr>
          <w:rFonts w:ascii="Arial" w:hAnsi="Arial" w:cs="Arial" w:hint="eastAsia"/>
        </w:rPr>
        <w:t>G</w:t>
      </w:r>
      <w:r w:rsidR="00DA5DCB" w:rsidRPr="00EA1F4B">
        <w:rPr>
          <w:rFonts w:ascii="Arial" w:hAnsi="Arial" w:cs="Arial"/>
        </w:rPr>
        <w:t xml:space="preserve">as-fired plants help address real-time </w:t>
      </w:r>
      <w:r w:rsidR="00DA5DCB" w:rsidRPr="00EA1F4B">
        <w:rPr>
          <w:rFonts w:ascii="Arial" w:hAnsi="Arial" w:cs="Arial"/>
          <w:highlight w:val="cyan"/>
        </w:rPr>
        <w:t>power balancing</w:t>
      </w:r>
      <w:r w:rsidR="00DA5DCB" w:rsidRPr="00EA1F4B">
        <w:rPr>
          <w:rFonts w:ascii="Arial" w:hAnsi="Arial" w:cs="Arial"/>
        </w:rPr>
        <w:t xml:space="preserve">, support </w:t>
      </w:r>
      <w:r w:rsidR="00DA5DCB" w:rsidRPr="00EA1F4B">
        <w:rPr>
          <w:rFonts w:ascii="Arial" w:hAnsi="Arial" w:cs="Arial"/>
          <w:highlight w:val="cyan"/>
        </w:rPr>
        <w:t>load ramping</w:t>
      </w:r>
      <w:r w:rsidR="00DA5DCB" w:rsidRPr="00EA1F4B">
        <w:rPr>
          <w:rFonts w:ascii="Arial" w:hAnsi="Arial" w:cs="Arial"/>
        </w:rPr>
        <w:t xml:space="preserve">, and contribute to </w:t>
      </w:r>
      <w:r w:rsidR="00DA5DCB" w:rsidRPr="00EA1F4B">
        <w:rPr>
          <w:rFonts w:ascii="Arial" w:hAnsi="Arial" w:cs="Arial"/>
          <w:highlight w:val="cyan"/>
        </w:rPr>
        <w:t>capacity adequacy</w:t>
      </w:r>
      <w:r w:rsidR="00DA5DCB" w:rsidRPr="00EA1F4B">
        <w:rPr>
          <w:rFonts w:ascii="Arial" w:hAnsi="Arial" w:cs="Arial"/>
        </w:rPr>
        <w:t xml:space="preserve"> during periods of low </w:t>
      </w:r>
      <w:proofErr w:type="spellStart"/>
      <w:r w:rsidR="002F7AA1">
        <w:rPr>
          <w:rFonts w:ascii="Arial" w:hAnsi="Arial" w:cs="Arial" w:hint="eastAsia"/>
        </w:rPr>
        <w:t>vRES</w:t>
      </w:r>
      <w:proofErr w:type="spellEnd"/>
      <w:r w:rsidR="00DA5DCB" w:rsidRPr="00EA1F4B">
        <w:rPr>
          <w:rFonts w:ascii="Arial" w:hAnsi="Arial" w:cs="Arial"/>
        </w:rPr>
        <w:t xml:space="preserve"> output or high demand.</w:t>
      </w:r>
      <w:r w:rsidR="004C2076">
        <w:rPr>
          <w:rFonts w:ascii="Arial" w:hAnsi="Arial" w:cs="Arial" w:hint="eastAsia"/>
        </w:rPr>
        <w:t xml:space="preserve"> </w:t>
      </w:r>
      <w:r w:rsidR="00BB25BB" w:rsidRPr="000A3E0A">
        <w:rPr>
          <w:rFonts w:ascii="Arial" w:hAnsi="Arial" w:cs="Arial"/>
          <w:color w:val="000000" w:themeColor="text1"/>
        </w:rPr>
        <w:t>While cleaner than coal</w:t>
      </w:r>
      <w:r w:rsidRPr="000A3E0A">
        <w:rPr>
          <w:rFonts w:ascii="Arial" w:hAnsi="Arial" w:cs="Arial"/>
          <w:color w:val="000000" w:themeColor="text1"/>
        </w:rPr>
        <w:t xml:space="preserve">, natural gas </w:t>
      </w:r>
      <w:r w:rsidR="0080306C" w:rsidRPr="000A3E0A">
        <w:rPr>
          <w:rFonts w:ascii="Arial" w:hAnsi="Arial" w:cs="Arial"/>
          <w:color w:val="000000" w:themeColor="text1"/>
        </w:rPr>
        <w:t xml:space="preserve">still emits substantial </w:t>
      </w:r>
      <w:r w:rsidR="004C2076" w:rsidRPr="00EA1F4B">
        <w:rPr>
          <w:rFonts w:ascii="Arial" w:hAnsi="Arial" w:cs="Arial"/>
        </w:rPr>
        <w:t xml:space="preserve">amounts </w:t>
      </w:r>
      <w:r w:rsidRPr="000A3E0A">
        <w:rPr>
          <w:rFonts w:ascii="Arial" w:hAnsi="Arial" w:cs="Arial"/>
          <w:color w:val="000000" w:themeColor="text1"/>
        </w:rPr>
        <w:t xml:space="preserve">of </w:t>
      </w:r>
      <w:r w:rsidR="002F7AA1" w:rsidRPr="00D04B22">
        <w:rPr>
          <w:rFonts w:ascii="Arial" w:hAnsi="Arial" w:cs="Arial"/>
          <w:color w:val="000000" w:themeColor="text1"/>
        </w:rPr>
        <w:t>carbon dioxide</w:t>
      </w:r>
      <w:r w:rsidR="002F7AA1" w:rsidRPr="000A3E0A">
        <w:rPr>
          <w:rFonts w:ascii="Arial" w:hAnsi="Arial" w:cs="Arial"/>
          <w:color w:val="000000" w:themeColor="text1"/>
        </w:rPr>
        <w:t xml:space="preserve"> </w:t>
      </w:r>
      <w:r w:rsidR="002F7AA1">
        <w:rPr>
          <w:rFonts w:ascii="Arial" w:hAnsi="Arial" w:cs="Arial" w:hint="eastAsia"/>
          <w:color w:val="000000" w:themeColor="text1"/>
        </w:rPr>
        <w:t>(</w:t>
      </w:r>
      <w:r w:rsidRPr="000A3E0A">
        <w:rPr>
          <w:rFonts w:ascii="Arial" w:hAnsi="Arial" w:cs="Arial"/>
          <w:color w:val="000000" w:themeColor="text1"/>
        </w:rPr>
        <w:t>C</w:t>
      </w:r>
      <w:r w:rsidRPr="000A3E0A">
        <w:rPr>
          <w:rFonts w:ascii="Arial" w:hAnsi="Arial" w:cs="Arial" w:hint="eastAsia"/>
          <w:color w:val="000000" w:themeColor="text1"/>
        </w:rPr>
        <w:t>O</w:t>
      </w:r>
      <w:r w:rsidRPr="004C2076">
        <w:rPr>
          <w:rFonts w:ascii="Arial" w:hAnsi="Arial" w:cs="Arial" w:hint="eastAsia"/>
          <w:color w:val="000000" w:themeColor="text1"/>
          <w:vertAlign w:val="subscript"/>
        </w:rPr>
        <w:t>2</w:t>
      </w:r>
      <w:r w:rsidR="002F7AA1">
        <w:rPr>
          <w:rFonts w:ascii="Arial" w:hAnsi="Arial" w:cs="Arial" w:hint="eastAsia"/>
          <w:color w:val="000000" w:themeColor="text1"/>
        </w:rPr>
        <w:t xml:space="preserve">) </w:t>
      </w:r>
      <w:r w:rsidRPr="000A3E0A">
        <w:rPr>
          <w:rFonts w:ascii="Arial" w:hAnsi="Arial" w:cs="Arial"/>
          <w:color w:val="000000" w:themeColor="text1"/>
        </w:rPr>
        <w:t>and methane</w:t>
      </w:r>
      <w:r w:rsidR="004C2076">
        <w:rPr>
          <w:rFonts w:ascii="Arial" w:hAnsi="Arial" w:cs="Arial" w:hint="eastAsia"/>
          <w:color w:val="000000" w:themeColor="text1"/>
        </w:rPr>
        <w:t>,</w:t>
      </w:r>
      <w:r w:rsidR="004C2076" w:rsidRPr="004C2076">
        <w:rPr>
          <w:rFonts w:ascii="Arial" w:hAnsi="Arial" w:cs="Arial"/>
        </w:rPr>
        <w:t xml:space="preserve"> </w:t>
      </w:r>
      <w:r w:rsidR="004C2076" w:rsidRPr="00EA1F4B">
        <w:rPr>
          <w:rFonts w:ascii="Arial" w:hAnsi="Arial" w:cs="Arial"/>
        </w:rPr>
        <w:t>posing challenges for deep decarbonization</w:t>
      </w:r>
      <w:r w:rsidRPr="000A3E0A">
        <w:rPr>
          <w:rFonts w:ascii="Arial" w:hAnsi="Arial" w:cs="Arial"/>
          <w:color w:val="000000" w:themeColor="text1"/>
        </w:rPr>
        <w:t>.</w:t>
      </w:r>
      <w:r w:rsidR="00D95D87" w:rsidRPr="000A3E0A">
        <w:rPr>
          <w:rFonts w:ascii="Arial" w:hAnsi="Arial" w:cs="Arial" w:hint="eastAsia"/>
          <w:color w:val="000000" w:themeColor="text1"/>
        </w:rPr>
        <w:t xml:space="preserve"> </w:t>
      </w:r>
      <w:r w:rsidR="004C2076" w:rsidRPr="00D014C7">
        <w:rPr>
          <w:rFonts w:ascii="Arial" w:hAnsi="Arial" w:cs="Arial" w:hint="eastAsia"/>
          <w:color w:val="000000" w:themeColor="text1"/>
          <w:highlight w:val="yellow"/>
        </w:rPr>
        <w:t>C</w:t>
      </w:r>
      <w:r w:rsidRPr="00D014C7">
        <w:rPr>
          <w:rFonts w:ascii="Arial" w:hAnsi="Arial" w:cs="Arial"/>
          <w:color w:val="000000" w:themeColor="text1"/>
          <w:highlight w:val="yellow"/>
        </w:rPr>
        <w:t>arbon capture, utilization, and storage (CCUS)</w:t>
      </w:r>
      <w:r w:rsidR="00F830FC" w:rsidRPr="000A3E0A">
        <w:rPr>
          <w:rFonts w:ascii="Arial" w:hAnsi="Arial" w:cs="Arial" w:hint="eastAsia"/>
          <w:color w:val="000000" w:themeColor="text1"/>
        </w:rPr>
        <w:t xml:space="preserve"> </w:t>
      </w:r>
      <w:r w:rsidR="00F830FC" w:rsidRPr="006D7E82">
        <w:rPr>
          <w:rFonts w:ascii="Arial" w:hAnsi="Arial" w:cs="Arial" w:hint="eastAsia"/>
          <w:color w:val="000000" w:themeColor="text1"/>
        </w:rPr>
        <w:t>technologies</w:t>
      </w:r>
      <w:r w:rsidR="004C2076">
        <w:rPr>
          <w:rFonts w:ascii="Arial" w:hAnsi="Arial" w:cs="Arial" w:hint="eastAsia"/>
          <w:color w:val="000000" w:themeColor="text1"/>
        </w:rPr>
        <w:t xml:space="preserve"> </w:t>
      </w:r>
      <w:r w:rsidR="00B11139" w:rsidRPr="000A3E0A">
        <w:rPr>
          <w:rFonts w:ascii="Arial" w:hAnsi="Arial" w:cs="Arial"/>
          <w:color w:val="000000" w:themeColor="text1"/>
        </w:rPr>
        <w:t xml:space="preserve">can </w:t>
      </w:r>
      <w:r w:rsidR="004C2076" w:rsidRPr="00EA1F4B">
        <w:rPr>
          <w:rFonts w:ascii="Arial" w:hAnsi="Arial" w:cs="Arial"/>
        </w:rPr>
        <w:t xml:space="preserve">mitigate </w:t>
      </w:r>
      <w:r w:rsidR="00B11139" w:rsidRPr="000A3E0A">
        <w:rPr>
          <w:rFonts w:ascii="Arial" w:hAnsi="Arial" w:cs="Arial"/>
          <w:color w:val="000000" w:themeColor="text1"/>
        </w:rPr>
        <w:t>point-source emissions by up to 90%</w:t>
      </w:r>
      <w:r w:rsidR="004C2076">
        <w:rPr>
          <w:rFonts w:ascii="Arial" w:hAnsi="Arial" w:cs="Arial" w:hint="eastAsia"/>
          <w:color w:val="000000" w:themeColor="text1"/>
        </w:rPr>
        <w:t>,</w:t>
      </w:r>
      <w:r w:rsidR="004C2076" w:rsidRPr="004C2076">
        <w:rPr>
          <w:rFonts w:ascii="Arial" w:hAnsi="Arial" w:cs="Arial"/>
        </w:rPr>
        <w:t xml:space="preserve"> </w:t>
      </w:r>
      <w:r w:rsidR="004C2076" w:rsidRPr="00EA1F4B">
        <w:rPr>
          <w:rFonts w:ascii="Arial" w:hAnsi="Arial" w:cs="Arial"/>
        </w:rPr>
        <w:t>though their large-scale deployment remains constrained by high capital costs and infrastructure requirements</w:t>
      </w:r>
      <w:r w:rsidR="008467E2" w:rsidRPr="000A3E0A">
        <w:rPr>
          <w:rFonts w:ascii="Arial" w:hAnsi="Arial" w:cs="Arial"/>
          <w:color w:val="000000" w:themeColor="text1"/>
        </w:rPr>
        <w:t xml:space="preserve">. </w:t>
      </w:r>
      <w:r w:rsidR="004C2076" w:rsidRPr="00EA1F4B">
        <w:rPr>
          <w:rFonts w:ascii="Arial" w:hAnsi="Arial" w:cs="Arial"/>
        </w:rPr>
        <w:t>A lower-carbon</w:t>
      </w:r>
      <w:r w:rsidR="008558CA" w:rsidRPr="000A3E0A">
        <w:rPr>
          <w:rFonts w:ascii="Arial" w:hAnsi="Arial" w:cs="Arial"/>
          <w:color w:val="000000" w:themeColor="text1"/>
        </w:rPr>
        <w:t xml:space="preserve"> alternative </w:t>
      </w:r>
      <w:r w:rsidR="001D3738" w:rsidRPr="000A3E0A">
        <w:rPr>
          <w:rFonts w:ascii="Arial" w:hAnsi="Arial" w:cs="Arial"/>
          <w:color w:val="000000" w:themeColor="text1"/>
        </w:rPr>
        <w:t xml:space="preserve">is </w:t>
      </w:r>
      <w:r w:rsidRPr="008B1F31">
        <w:rPr>
          <w:rFonts w:ascii="Arial" w:hAnsi="Arial" w:cs="Arial" w:hint="eastAsia"/>
          <w:color w:val="000000" w:themeColor="text1"/>
          <w:highlight w:val="yellow"/>
        </w:rPr>
        <w:t>renewable natural gas (RNG)</w:t>
      </w:r>
      <w:r w:rsidRPr="000A3E0A">
        <w:rPr>
          <w:rFonts w:ascii="Arial" w:hAnsi="Arial" w:cs="Arial" w:hint="eastAsia"/>
          <w:color w:val="000000" w:themeColor="text1"/>
        </w:rPr>
        <w:t xml:space="preserve">, </w:t>
      </w:r>
      <w:r w:rsidR="00303D2A" w:rsidRPr="000A3E0A">
        <w:rPr>
          <w:rFonts w:ascii="Arial" w:hAnsi="Arial" w:cs="Arial"/>
          <w:color w:val="000000" w:themeColor="text1"/>
        </w:rPr>
        <w:t xml:space="preserve">produced </w:t>
      </w:r>
      <w:r w:rsidRPr="000A3E0A">
        <w:rPr>
          <w:rFonts w:ascii="Arial" w:hAnsi="Arial" w:cs="Arial" w:hint="eastAsia"/>
          <w:color w:val="000000" w:themeColor="text1"/>
        </w:rPr>
        <w:t xml:space="preserve">from biogas </w:t>
      </w:r>
      <w:r w:rsidR="009D0E34" w:rsidRPr="000A3E0A">
        <w:rPr>
          <w:rFonts w:ascii="Arial" w:hAnsi="Arial" w:cs="Arial" w:hint="eastAsia"/>
          <w:color w:val="000000" w:themeColor="text1"/>
        </w:rPr>
        <w:t xml:space="preserve">generated </w:t>
      </w:r>
      <w:r w:rsidRPr="000A3E0A">
        <w:rPr>
          <w:rFonts w:ascii="Arial" w:hAnsi="Arial" w:cs="Arial" w:hint="eastAsia"/>
          <w:color w:val="000000" w:themeColor="text1"/>
        </w:rPr>
        <w:t xml:space="preserve">via anaerobic digestion or </w:t>
      </w:r>
      <w:r w:rsidR="008C1015" w:rsidRPr="000A3E0A">
        <w:rPr>
          <w:rFonts w:ascii="Arial" w:hAnsi="Arial" w:cs="Arial" w:hint="eastAsia"/>
          <w:color w:val="000000" w:themeColor="text1"/>
        </w:rPr>
        <w:t xml:space="preserve">thermal </w:t>
      </w:r>
      <w:r w:rsidRPr="000A3E0A">
        <w:rPr>
          <w:rFonts w:ascii="Arial" w:hAnsi="Arial" w:cs="Arial" w:hint="eastAsia"/>
          <w:color w:val="000000" w:themeColor="text1"/>
        </w:rPr>
        <w:t>gasification of organic waste.</w:t>
      </w:r>
      <w:r w:rsidR="00DD2EEF">
        <w:rPr>
          <w:rFonts w:ascii="Arial" w:hAnsi="Arial" w:cs="Arial" w:hint="eastAsia"/>
          <w:color w:val="000000" w:themeColor="text1"/>
        </w:rPr>
        <w:t xml:space="preserve"> </w:t>
      </w:r>
      <w:r w:rsidR="00EA1F4B" w:rsidRPr="00EA1F4B">
        <w:rPr>
          <w:rFonts w:ascii="Arial" w:hAnsi="Arial" w:cs="Arial"/>
        </w:rPr>
        <w:t xml:space="preserve">Once upgraded to biomethane, RNG can be </w:t>
      </w:r>
      <w:r w:rsidR="00EA1F4B" w:rsidRPr="00721DCF">
        <w:rPr>
          <w:rFonts w:ascii="Arial" w:hAnsi="Arial" w:cs="Arial"/>
          <w:highlight w:val="yellow"/>
        </w:rPr>
        <w:t xml:space="preserve">injected into existing gas </w:t>
      </w:r>
      <w:r w:rsidR="006455D2" w:rsidRPr="00721DCF">
        <w:rPr>
          <w:rFonts w:ascii="Arial" w:hAnsi="Arial" w:cs="Arial" w:hint="eastAsia"/>
          <w:highlight w:val="yellow"/>
        </w:rPr>
        <w:t>networks</w:t>
      </w:r>
      <w:r w:rsidR="00EA1F4B" w:rsidRPr="00EA1F4B">
        <w:rPr>
          <w:rFonts w:ascii="Arial" w:hAnsi="Arial" w:cs="Arial"/>
        </w:rPr>
        <w:t xml:space="preserve"> as a drop-in substitute, offering dispatchable, low-</w:t>
      </w:r>
      <w:r w:rsidR="00DD2EEF">
        <w:rPr>
          <w:rFonts w:ascii="Arial" w:hAnsi="Arial" w:cs="Arial" w:hint="eastAsia"/>
        </w:rPr>
        <w:t>carbon</w:t>
      </w:r>
      <w:r w:rsidR="00EA1F4B" w:rsidRPr="00EA1F4B">
        <w:rPr>
          <w:rFonts w:ascii="Arial" w:hAnsi="Arial" w:cs="Arial"/>
        </w:rPr>
        <w:t xml:space="preserve"> flexibility without major infrastructure changes.</w:t>
      </w:r>
    </w:p>
    <w:p w14:paraId="6088AAF9" w14:textId="087D9555" w:rsidR="00C447CC" w:rsidRDefault="000677C4" w:rsidP="00820A24">
      <w:pPr>
        <w:jc w:val="left"/>
        <w:rPr>
          <w:rFonts w:ascii="Arial" w:hAnsi="Arial" w:cs="Arial"/>
        </w:rPr>
      </w:pPr>
      <w:r w:rsidRPr="00152844">
        <w:rPr>
          <w:rFonts w:ascii="Arial" w:hAnsi="Arial" w:cs="Arial"/>
        </w:rPr>
        <w:t>Flexible nuclear power</w:t>
      </w:r>
      <w:r w:rsidRPr="000677C4">
        <w:rPr>
          <w:rFonts w:ascii="Arial" w:hAnsi="Arial" w:cs="Arial"/>
        </w:rPr>
        <w:t xml:space="preserve"> is evolving beyond its traditional role as</w:t>
      </w:r>
      <w:r w:rsidR="003D6ED5">
        <w:rPr>
          <w:rFonts w:ascii="Arial" w:hAnsi="Arial" w:cs="Arial" w:hint="eastAsia"/>
        </w:rPr>
        <w:t xml:space="preserve"> a</w:t>
      </w:r>
      <w:r w:rsidRPr="000677C4">
        <w:rPr>
          <w:rFonts w:ascii="Arial" w:hAnsi="Arial" w:cs="Arial"/>
        </w:rPr>
        <w:t xml:space="preserve"> baseload </w:t>
      </w:r>
      <w:r w:rsidR="003D6ED5">
        <w:rPr>
          <w:rFonts w:ascii="Arial" w:hAnsi="Arial" w:cs="Arial" w:hint="eastAsia"/>
        </w:rPr>
        <w:t xml:space="preserve">generator to </w:t>
      </w:r>
      <w:r w:rsidR="009409C2" w:rsidRPr="009409C2">
        <w:rPr>
          <w:rFonts w:ascii="Arial" w:hAnsi="Arial" w:cs="Arial"/>
        </w:rPr>
        <w:t xml:space="preserve">become </w:t>
      </w:r>
      <w:r w:rsidR="003D6ED5">
        <w:rPr>
          <w:rFonts w:ascii="Arial" w:hAnsi="Arial" w:cs="Arial" w:hint="eastAsia"/>
        </w:rPr>
        <w:t xml:space="preserve">a </w:t>
      </w:r>
      <w:r w:rsidR="003D6ED5" w:rsidRPr="00152844">
        <w:rPr>
          <w:rFonts w:ascii="Arial" w:hAnsi="Arial" w:cs="Arial"/>
        </w:rPr>
        <w:t>dynamic contributor to system flexibility</w:t>
      </w:r>
      <w:r w:rsidRPr="000677C4">
        <w:rPr>
          <w:rFonts w:ascii="Arial" w:hAnsi="Arial" w:cs="Arial"/>
        </w:rPr>
        <w:t xml:space="preserve">. Advances in </w:t>
      </w:r>
      <w:r w:rsidR="00317291" w:rsidRPr="009409C2">
        <w:rPr>
          <w:rFonts w:ascii="Arial" w:hAnsi="Arial" w:cs="Arial"/>
          <w:highlight w:val="yellow"/>
        </w:rPr>
        <w:t>reactor design and control technologies</w:t>
      </w:r>
      <w:r w:rsidR="00317291" w:rsidRPr="00152844">
        <w:rPr>
          <w:rFonts w:ascii="Arial" w:hAnsi="Arial" w:cs="Arial"/>
        </w:rPr>
        <w:t xml:space="preserve"> </w:t>
      </w:r>
      <w:r w:rsidRPr="000677C4">
        <w:rPr>
          <w:rFonts w:ascii="Arial" w:hAnsi="Arial" w:cs="Arial"/>
        </w:rPr>
        <w:t xml:space="preserve">now </w:t>
      </w:r>
      <w:r w:rsidR="00317291" w:rsidRPr="00152844">
        <w:rPr>
          <w:rFonts w:ascii="Arial" w:hAnsi="Arial" w:cs="Arial"/>
        </w:rPr>
        <w:t xml:space="preserve">enable </w:t>
      </w:r>
      <w:r w:rsidRPr="000677C4">
        <w:rPr>
          <w:rFonts w:ascii="Arial" w:hAnsi="Arial" w:cs="Arial"/>
        </w:rPr>
        <w:t xml:space="preserve">conventional </w:t>
      </w:r>
      <w:r w:rsidR="00317291" w:rsidRPr="00152844">
        <w:rPr>
          <w:rFonts w:ascii="Arial" w:hAnsi="Arial" w:cs="Arial"/>
        </w:rPr>
        <w:t xml:space="preserve">nuclear </w:t>
      </w:r>
      <w:r w:rsidRPr="000677C4">
        <w:rPr>
          <w:rFonts w:ascii="Arial" w:hAnsi="Arial" w:cs="Arial"/>
        </w:rPr>
        <w:t xml:space="preserve">plants to </w:t>
      </w:r>
      <w:r w:rsidRPr="00915788">
        <w:rPr>
          <w:rFonts w:ascii="Arial" w:hAnsi="Arial" w:cs="Arial"/>
          <w:highlight w:val="cyan"/>
        </w:rPr>
        <w:t>ramp output</w:t>
      </w:r>
      <w:r w:rsidRPr="000677C4">
        <w:rPr>
          <w:rFonts w:ascii="Arial" w:hAnsi="Arial" w:cs="Arial"/>
        </w:rPr>
        <w:t xml:space="preserve"> </w:t>
      </w:r>
      <w:r w:rsidRPr="00915788">
        <w:rPr>
          <w:rFonts w:ascii="Arial" w:hAnsi="Arial" w:cs="Arial"/>
          <w:highlight w:val="green"/>
        </w:rPr>
        <w:t>within hours</w:t>
      </w:r>
      <w:r w:rsidRPr="000677C4">
        <w:rPr>
          <w:rFonts w:ascii="Arial" w:hAnsi="Arial" w:cs="Arial"/>
        </w:rPr>
        <w:t xml:space="preserve">, </w:t>
      </w:r>
      <w:r w:rsidR="00FD61BE" w:rsidRPr="00152844">
        <w:rPr>
          <w:rFonts w:ascii="Arial" w:hAnsi="Arial" w:cs="Arial"/>
        </w:rPr>
        <w:t xml:space="preserve">allowing partial participation in </w:t>
      </w:r>
      <w:r w:rsidR="00FD61BE" w:rsidRPr="009409C2">
        <w:rPr>
          <w:rFonts w:ascii="Arial" w:hAnsi="Arial" w:cs="Arial"/>
          <w:highlight w:val="cyan"/>
        </w:rPr>
        <w:t>load-following</w:t>
      </w:r>
      <w:r w:rsidR="00FD61BE" w:rsidRPr="00152844">
        <w:rPr>
          <w:rFonts w:ascii="Arial" w:hAnsi="Arial" w:cs="Arial"/>
        </w:rPr>
        <w:t xml:space="preserve"> operations</w:t>
      </w:r>
      <w:r w:rsidR="00FD61BE">
        <w:rPr>
          <w:rFonts w:ascii="Arial" w:hAnsi="Arial" w:cs="Arial" w:hint="eastAsia"/>
        </w:rPr>
        <w:t>.</w:t>
      </w:r>
      <w:r w:rsidR="000413F4" w:rsidRPr="000413F4">
        <w:rPr>
          <w:rFonts w:ascii="Arial" w:hAnsi="Arial" w:cs="Arial"/>
        </w:rPr>
        <w:t xml:space="preserve"> </w:t>
      </w:r>
      <w:r w:rsidR="000413F4" w:rsidRPr="00152844">
        <w:rPr>
          <w:rFonts w:ascii="Arial" w:hAnsi="Arial" w:cs="Arial"/>
        </w:rPr>
        <w:t xml:space="preserve">More </w:t>
      </w:r>
      <w:r w:rsidR="009409C2" w:rsidRPr="009409C2">
        <w:rPr>
          <w:rFonts w:ascii="Arial" w:hAnsi="Arial" w:cs="Arial"/>
        </w:rPr>
        <w:t>notably</w:t>
      </w:r>
      <w:r w:rsidR="000413F4" w:rsidRPr="00152844">
        <w:rPr>
          <w:rFonts w:ascii="Arial" w:hAnsi="Arial" w:cs="Arial"/>
        </w:rPr>
        <w:t xml:space="preserve">, </w:t>
      </w:r>
      <w:r w:rsidR="000413F4">
        <w:rPr>
          <w:rFonts w:ascii="Arial" w:hAnsi="Arial" w:cs="Arial" w:hint="eastAsia"/>
        </w:rPr>
        <w:t>s</w:t>
      </w:r>
      <w:r w:rsidR="000413F4" w:rsidRPr="00152844">
        <w:rPr>
          <w:rFonts w:ascii="Arial" w:hAnsi="Arial" w:cs="Arial"/>
        </w:rPr>
        <w:t xml:space="preserve">mall </w:t>
      </w:r>
      <w:r w:rsidR="000413F4">
        <w:rPr>
          <w:rFonts w:ascii="Arial" w:hAnsi="Arial" w:cs="Arial" w:hint="eastAsia"/>
        </w:rPr>
        <w:t>m</w:t>
      </w:r>
      <w:r w:rsidR="000413F4" w:rsidRPr="00152844">
        <w:rPr>
          <w:rFonts w:ascii="Arial" w:hAnsi="Arial" w:cs="Arial"/>
        </w:rPr>
        <w:t xml:space="preserve">odular </w:t>
      </w:r>
      <w:r w:rsidR="000413F4">
        <w:rPr>
          <w:rFonts w:ascii="Arial" w:hAnsi="Arial" w:cs="Arial" w:hint="eastAsia"/>
        </w:rPr>
        <w:t>r</w:t>
      </w:r>
      <w:r w:rsidR="000413F4" w:rsidRPr="00152844">
        <w:rPr>
          <w:rFonts w:ascii="Arial" w:hAnsi="Arial" w:cs="Arial"/>
        </w:rPr>
        <w:t xml:space="preserve">eactors (SMR) are specifically designed for modular deployment and </w:t>
      </w:r>
      <w:r w:rsidR="009409C2" w:rsidRPr="009409C2">
        <w:rPr>
          <w:rFonts w:ascii="Arial" w:hAnsi="Arial" w:cs="Arial"/>
        </w:rPr>
        <w:t>flexible</w:t>
      </w:r>
      <w:r w:rsidR="009409C2" w:rsidRPr="00152844">
        <w:rPr>
          <w:rFonts w:ascii="Arial" w:hAnsi="Arial" w:cs="Arial"/>
        </w:rPr>
        <w:t xml:space="preserve"> </w:t>
      </w:r>
      <w:r w:rsidR="000413F4" w:rsidRPr="00152844">
        <w:rPr>
          <w:rFonts w:ascii="Arial" w:hAnsi="Arial" w:cs="Arial"/>
        </w:rPr>
        <w:t xml:space="preserve">operation, with </w:t>
      </w:r>
      <w:r w:rsidR="000413F4" w:rsidRPr="00341FAD">
        <w:rPr>
          <w:rFonts w:ascii="Arial" w:hAnsi="Arial" w:cs="Arial"/>
          <w:highlight w:val="cyan"/>
        </w:rPr>
        <w:t>response speeds</w:t>
      </w:r>
      <w:r w:rsidR="000413F4" w:rsidRPr="00152844">
        <w:rPr>
          <w:rFonts w:ascii="Arial" w:hAnsi="Arial" w:cs="Arial"/>
        </w:rPr>
        <w:t xml:space="preserve"> ranging </w:t>
      </w:r>
      <w:r w:rsidR="000413F4" w:rsidRPr="00341FAD">
        <w:rPr>
          <w:rFonts w:ascii="Arial" w:hAnsi="Arial" w:cs="Arial"/>
          <w:highlight w:val="green"/>
        </w:rPr>
        <w:t>from tens of minutes to several hours</w:t>
      </w:r>
      <w:r w:rsidR="000413F4" w:rsidRPr="00152844">
        <w:rPr>
          <w:rFonts w:ascii="Arial" w:hAnsi="Arial" w:cs="Arial"/>
        </w:rPr>
        <w:t xml:space="preserve"> and </w:t>
      </w:r>
      <w:r w:rsidR="000413F4" w:rsidRPr="00341FAD">
        <w:rPr>
          <w:rFonts w:ascii="Arial" w:hAnsi="Arial" w:cs="Arial"/>
          <w:highlight w:val="cyan"/>
        </w:rPr>
        <w:t>operational durations</w:t>
      </w:r>
      <w:r w:rsidR="000413F4" w:rsidRPr="00152844">
        <w:rPr>
          <w:rFonts w:ascii="Arial" w:hAnsi="Arial" w:cs="Arial"/>
        </w:rPr>
        <w:t xml:space="preserve"> spanning </w:t>
      </w:r>
      <w:r w:rsidR="000413F4" w:rsidRPr="00C074CC">
        <w:rPr>
          <w:rFonts w:ascii="Arial" w:hAnsi="Arial" w:cs="Arial"/>
          <w:highlight w:val="green"/>
        </w:rPr>
        <w:t xml:space="preserve">daily cycling to continuous </w:t>
      </w:r>
      <w:r w:rsidR="000413F4" w:rsidRPr="009409C2">
        <w:rPr>
          <w:rFonts w:ascii="Arial" w:hAnsi="Arial" w:cs="Arial"/>
          <w:highlight w:val="green"/>
        </w:rPr>
        <w:t xml:space="preserve">baseload </w:t>
      </w:r>
      <w:r w:rsidR="009409C2" w:rsidRPr="009409C2">
        <w:rPr>
          <w:rFonts w:ascii="Arial" w:hAnsi="Arial" w:cs="Arial"/>
          <w:highlight w:val="green"/>
        </w:rPr>
        <w:t>generation</w:t>
      </w:r>
      <w:r w:rsidR="000413F4" w:rsidRPr="00152844">
        <w:rPr>
          <w:rFonts w:ascii="Arial" w:hAnsi="Arial" w:cs="Arial"/>
        </w:rPr>
        <w:t>.</w:t>
      </w:r>
      <w:r w:rsidR="00451F61">
        <w:rPr>
          <w:rFonts w:ascii="Arial" w:hAnsi="Arial" w:cs="Arial" w:hint="eastAsia"/>
        </w:rPr>
        <w:t xml:space="preserve"> </w:t>
      </w:r>
      <w:r w:rsidR="00C074CC" w:rsidRPr="00152844">
        <w:rPr>
          <w:rFonts w:ascii="Arial" w:hAnsi="Arial" w:cs="Arial"/>
        </w:rPr>
        <w:t xml:space="preserve">This flexibility enables nuclear to support </w:t>
      </w:r>
      <w:r w:rsidR="005D4F71" w:rsidRPr="009409C2">
        <w:rPr>
          <w:rFonts w:ascii="Arial" w:hAnsi="Arial" w:cs="Arial"/>
        </w:rPr>
        <w:t xml:space="preserve">short-term </w:t>
      </w:r>
      <w:r w:rsidR="00C074CC" w:rsidRPr="00451F61">
        <w:rPr>
          <w:rFonts w:ascii="Arial" w:hAnsi="Arial" w:cs="Arial"/>
          <w:highlight w:val="cyan"/>
        </w:rPr>
        <w:t>power balancing</w:t>
      </w:r>
      <w:r w:rsidR="00C074CC" w:rsidRPr="00152844">
        <w:rPr>
          <w:rFonts w:ascii="Arial" w:hAnsi="Arial" w:cs="Arial"/>
        </w:rPr>
        <w:t xml:space="preserve">, </w:t>
      </w:r>
      <w:r w:rsidR="00C074CC" w:rsidRPr="00451F61">
        <w:rPr>
          <w:rFonts w:ascii="Arial" w:hAnsi="Arial" w:cs="Arial"/>
          <w:highlight w:val="cyan"/>
        </w:rPr>
        <w:t>residual load variability</w:t>
      </w:r>
      <w:r w:rsidR="00C074CC" w:rsidRPr="00152844">
        <w:rPr>
          <w:rFonts w:ascii="Arial" w:hAnsi="Arial" w:cs="Arial"/>
        </w:rPr>
        <w:t xml:space="preserve">, and </w:t>
      </w:r>
      <w:r w:rsidR="00C074CC" w:rsidRPr="00451F61">
        <w:rPr>
          <w:rFonts w:ascii="Arial" w:hAnsi="Arial" w:cs="Arial"/>
          <w:highlight w:val="cyan"/>
        </w:rPr>
        <w:t>load ramping</w:t>
      </w:r>
      <w:r w:rsidR="00C074CC" w:rsidRPr="00152844">
        <w:rPr>
          <w:rFonts w:ascii="Arial" w:hAnsi="Arial" w:cs="Arial"/>
        </w:rPr>
        <w:t>.</w:t>
      </w:r>
      <w:r w:rsidR="00C074CC" w:rsidRPr="00152844">
        <w:rPr>
          <w:rFonts w:ascii="Arial" w:hAnsi="Arial" w:cs="Arial" w:hint="eastAsia"/>
        </w:rPr>
        <w:t xml:space="preserve"> </w:t>
      </w:r>
      <w:r w:rsidR="00ED157F" w:rsidRPr="00FA788A">
        <w:rPr>
          <w:rFonts w:ascii="Arial" w:hAnsi="Arial" w:cs="Arial"/>
        </w:rPr>
        <w:t xml:space="preserve">Although still at the </w:t>
      </w:r>
      <w:r w:rsidR="00ED157F" w:rsidRPr="00ED157F">
        <w:rPr>
          <w:rFonts w:ascii="Arial" w:hAnsi="Arial" w:cs="Arial"/>
          <w:highlight w:val="yellow"/>
        </w:rPr>
        <w:t>demonstration stage</w:t>
      </w:r>
      <w:r w:rsidR="00ED157F" w:rsidRPr="00FA788A">
        <w:rPr>
          <w:rFonts w:ascii="Arial" w:hAnsi="Arial" w:cs="Arial"/>
        </w:rPr>
        <w:t xml:space="preserve">, SMR are being piloted in several countries and offer high potential as firm, low-carbon capacity for future clean energy systems. Their ability to integrate with </w:t>
      </w:r>
      <w:r w:rsidR="00ED157F" w:rsidRPr="00F64F11">
        <w:rPr>
          <w:rFonts w:ascii="Arial" w:hAnsi="Arial" w:cs="Arial"/>
          <w:highlight w:val="yellow"/>
        </w:rPr>
        <w:t>cogeneration applications</w:t>
      </w:r>
      <w:r w:rsidR="00ED157F">
        <w:rPr>
          <w:rFonts w:ascii="Arial" w:hAnsi="Arial" w:cs="Arial" w:hint="eastAsia"/>
        </w:rPr>
        <w:t xml:space="preserve"> </w:t>
      </w:r>
      <w:r w:rsidR="00ED157F">
        <w:rPr>
          <w:rFonts w:ascii="Arial" w:hAnsi="Arial" w:cs="Arial"/>
        </w:rPr>
        <w:t>–</w:t>
      </w:r>
      <w:r w:rsidR="00ED157F">
        <w:rPr>
          <w:rFonts w:ascii="Arial" w:hAnsi="Arial" w:cs="Arial" w:hint="eastAsia"/>
        </w:rPr>
        <w:t xml:space="preserve"> </w:t>
      </w:r>
      <w:r w:rsidR="00ED157F" w:rsidRPr="00FA788A">
        <w:rPr>
          <w:rFonts w:ascii="Arial" w:hAnsi="Arial" w:cs="Arial"/>
        </w:rPr>
        <w:t>such as district heating or hydrogen production</w:t>
      </w:r>
      <w:r w:rsidR="00ED157F">
        <w:rPr>
          <w:rFonts w:ascii="Arial" w:hAnsi="Arial" w:cs="Arial" w:hint="eastAsia"/>
        </w:rPr>
        <w:t xml:space="preserve"> </w:t>
      </w:r>
      <w:r w:rsidR="00ED157F">
        <w:rPr>
          <w:rFonts w:ascii="Arial" w:hAnsi="Arial" w:cs="Arial"/>
        </w:rPr>
        <w:t>–</w:t>
      </w:r>
      <w:r w:rsidR="00ED157F">
        <w:rPr>
          <w:rFonts w:ascii="Arial" w:hAnsi="Arial" w:cs="Arial" w:hint="eastAsia"/>
        </w:rPr>
        <w:t xml:space="preserve"> </w:t>
      </w:r>
      <w:r w:rsidR="00ED157F" w:rsidRPr="00FA788A">
        <w:rPr>
          <w:rFonts w:ascii="Arial" w:hAnsi="Arial" w:cs="Arial"/>
        </w:rPr>
        <w:t>further</w:t>
      </w:r>
      <w:r w:rsidR="00ED157F">
        <w:rPr>
          <w:rFonts w:ascii="Arial" w:hAnsi="Arial" w:cs="Arial" w:hint="eastAsia"/>
        </w:rPr>
        <w:t xml:space="preserve"> </w:t>
      </w:r>
      <w:r w:rsidR="00ED157F" w:rsidRPr="00FA788A">
        <w:rPr>
          <w:rFonts w:ascii="Arial" w:hAnsi="Arial" w:cs="Arial"/>
        </w:rPr>
        <w:t xml:space="preserve">extends their value in multi-vector energy systems, enhancing </w:t>
      </w:r>
      <w:r w:rsidR="00ED157F" w:rsidRPr="00F64F11">
        <w:rPr>
          <w:rFonts w:ascii="Arial" w:hAnsi="Arial" w:cs="Arial"/>
          <w:highlight w:val="cyan"/>
        </w:rPr>
        <w:t>cross-sectoral flexibility</w:t>
      </w:r>
      <w:r w:rsidR="00ED157F" w:rsidRPr="00FA788A">
        <w:rPr>
          <w:rFonts w:ascii="Arial" w:hAnsi="Arial" w:cs="Arial"/>
        </w:rPr>
        <w:t xml:space="preserve"> and overall system efficiency. </w:t>
      </w:r>
    </w:p>
    <w:p w14:paraId="7404DA1D" w14:textId="31A2A6E3" w:rsidR="00F94B44" w:rsidRPr="00607957" w:rsidRDefault="00F77C53" w:rsidP="001A4D36">
      <w:pPr>
        <w:jc w:val="left"/>
        <w:rPr>
          <w:rFonts w:ascii="Arial" w:hAnsi="Arial" w:cs="Arial"/>
        </w:rPr>
      </w:pPr>
      <w:r w:rsidRPr="00F77C53">
        <w:rPr>
          <w:rFonts w:ascii="Arial" w:hAnsi="Arial" w:cs="Arial"/>
        </w:rPr>
        <w:t>Biomass-based generation</w:t>
      </w:r>
      <w:r>
        <w:rPr>
          <w:rFonts w:ascii="Arial" w:hAnsi="Arial" w:cs="Arial" w:hint="eastAsia"/>
        </w:rPr>
        <w:t xml:space="preserve"> </w:t>
      </w:r>
      <w:r w:rsidRPr="00F77C53">
        <w:rPr>
          <w:rFonts w:ascii="Arial" w:hAnsi="Arial" w:cs="Arial"/>
        </w:rPr>
        <w:t xml:space="preserve">is an inherently dispatchable resource that offers substantial operational flexibility. Start-up times range from </w:t>
      </w:r>
      <w:r w:rsidRPr="00555379">
        <w:rPr>
          <w:rFonts w:ascii="Arial" w:hAnsi="Arial" w:cs="Arial"/>
          <w:highlight w:val="yellow"/>
        </w:rPr>
        <w:t>seconds for fast-responding biogas engines</w:t>
      </w:r>
      <w:r w:rsidRPr="00F77C53">
        <w:rPr>
          <w:rFonts w:ascii="Arial" w:hAnsi="Arial" w:cs="Arial"/>
        </w:rPr>
        <w:t xml:space="preserve"> to </w:t>
      </w:r>
      <w:r w:rsidRPr="00555379">
        <w:rPr>
          <w:rFonts w:ascii="Arial" w:hAnsi="Arial" w:cs="Arial"/>
          <w:highlight w:val="yellow"/>
        </w:rPr>
        <w:t>several hours for solid biomass boilers</w:t>
      </w:r>
      <w:r w:rsidRPr="00F77C53">
        <w:rPr>
          <w:rFonts w:ascii="Arial" w:hAnsi="Arial" w:cs="Arial"/>
        </w:rPr>
        <w:t xml:space="preserve">, enabling suitability for both </w:t>
      </w:r>
      <w:r w:rsidRPr="00555379">
        <w:rPr>
          <w:rFonts w:ascii="Arial" w:hAnsi="Arial" w:cs="Arial"/>
          <w:highlight w:val="green"/>
        </w:rPr>
        <w:t>short-term</w:t>
      </w:r>
      <w:r w:rsidRPr="00F77C53">
        <w:rPr>
          <w:rFonts w:ascii="Arial" w:hAnsi="Arial" w:cs="Arial"/>
        </w:rPr>
        <w:t xml:space="preserve"> </w:t>
      </w:r>
      <w:r w:rsidR="00C503CF" w:rsidRPr="00555379">
        <w:rPr>
          <w:rFonts w:ascii="Arial" w:hAnsi="Arial" w:cs="Arial" w:hint="eastAsia"/>
          <w:highlight w:val="cyan"/>
        </w:rPr>
        <w:t>power</w:t>
      </w:r>
      <w:r w:rsidRPr="00555379">
        <w:rPr>
          <w:rFonts w:ascii="Arial" w:hAnsi="Arial" w:cs="Arial"/>
          <w:highlight w:val="cyan"/>
        </w:rPr>
        <w:t xml:space="preserve"> balancing</w:t>
      </w:r>
      <w:r w:rsidRPr="00F77C53">
        <w:rPr>
          <w:rFonts w:ascii="Arial" w:hAnsi="Arial" w:cs="Arial"/>
        </w:rPr>
        <w:t xml:space="preserve"> and </w:t>
      </w:r>
      <w:r w:rsidRPr="00555379">
        <w:rPr>
          <w:rFonts w:ascii="Arial" w:hAnsi="Arial" w:cs="Arial"/>
          <w:highlight w:val="green"/>
        </w:rPr>
        <w:t>longer-duration</w:t>
      </w:r>
      <w:r w:rsidRPr="00F77C53">
        <w:rPr>
          <w:rFonts w:ascii="Arial" w:hAnsi="Arial" w:cs="Arial"/>
        </w:rPr>
        <w:t xml:space="preserve"> </w:t>
      </w:r>
      <w:r w:rsidRPr="00555379">
        <w:rPr>
          <w:rFonts w:ascii="Arial" w:hAnsi="Arial" w:cs="Arial"/>
          <w:highlight w:val="cyan"/>
        </w:rPr>
        <w:t>energy supply</w:t>
      </w:r>
      <w:r w:rsidRPr="00F77C53">
        <w:rPr>
          <w:rFonts w:ascii="Arial" w:hAnsi="Arial" w:cs="Arial"/>
        </w:rPr>
        <w:t xml:space="preserve">. Operational durations can extend from </w:t>
      </w:r>
      <w:r w:rsidRPr="00555379">
        <w:rPr>
          <w:rFonts w:ascii="Arial" w:hAnsi="Arial" w:cs="Arial"/>
          <w:highlight w:val="green"/>
        </w:rPr>
        <w:t>sub-hourly</w:t>
      </w:r>
      <w:r w:rsidRPr="00F77C53">
        <w:rPr>
          <w:rFonts w:ascii="Arial" w:hAnsi="Arial" w:cs="Arial"/>
        </w:rPr>
        <w:t xml:space="preserve"> </w:t>
      </w:r>
      <w:r w:rsidRPr="00555379">
        <w:rPr>
          <w:rFonts w:ascii="Arial" w:hAnsi="Arial" w:cs="Arial"/>
          <w:highlight w:val="cyan"/>
        </w:rPr>
        <w:t>ancillary services (e.g., frequency regulation)</w:t>
      </w:r>
      <w:r w:rsidRPr="00F77C53">
        <w:rPr>
          <w:rFonts w:ascii="Arial" w:hAnsi="Arial" w:cs="Arial"/>
        </w:rPr>
        <w:t xml:space="preserve"> to </w:t>
      </w:r>
      <w:r w:rsidRPr="00555379">
        <w:rPr>
          <w:rFonts w:ascii="Arial" w:hAnsi="Arial" w:cs="Arial"/>
          <w:highlight w:val="green"/>
        </w:rPr>
        <w:t>multi-day or even seasonal output</w:t>
      </w:r>
      <w:r w:rsidRPr="00F77C53">
        <w:rPr>
          <w:rFonts w:ascii="Arial" w:hAnsi="Arial" w:cs="Arial"/>
        </w:rPr>
        <w:t xml:space="preserve">, particularly when </w:t>
      </w:r>
      <w:r w:rsidRPr="00555379">
        <w:rPr>
          <w:rFonts w:ascii="Arial" w:hAnsi="Arial" w:cs="Arial"/>
          <w:highlight w:val="yellow"/>
        </w:rPr>
        <w:t>dry biomass is stockpiled</w:t>
      </w:r>
      <w:r w:rsidRPr="00F77C53">
        <w:rPr>
          <w:rFonts w:ascii="Arial" w:hAnsi="Arial" w:cs="Arial"/>
        </w:rPr>
        <w:t>.</w:t>
      </w:r>
      <w:r w:rsidR="00CF0C8F" w:rsidRPr="00CF0C8F">
        <w:t xml:space="preserve"> </w:t>
      </w:r>
      <w:r w:rsidR="00CF0C8F" w:rsidRPr="00CF0C8F">
        <w:rPr>
          <w:rFonts w:ascii="Arial" w:hAnsi="Arial" w:cs="Arial"/>
        </w:rPr>
        <w:t xml:space="preserve">As a technologically mature and commercially available solution, flexible biomass can provide </w:t>
      </w:r>
      <w:r w:rsidR="00CF0C8F" w:rsidRPr="00555379">
        <w:rPr>
          <w:rFonts w:ascii="Arial" w:hAnsi="Arial" w:cs="Arial"/>
          <w:highlight w:val="yellow"/>
        </w:rPr>
        <w:t>firm generation capacity</w:t>
      </w:r>
      <w:r w:rsidR="00CF0C8F" w:rsidRPr="00CF0C8F">
        <w:rPr>
          <w:rFonts w:ascii="Arial" w:hAnsi="Arial" w:cs="Arial"/>
        </w:rPr>
        <w:t xml:space="preserve">, </w:t>
      </w:r>
      <w:r w:rsidR="00CF0C8F" w:rsidRPr="007B22A2">
        <w:rPr>
          <w:rFonts w:ascii="Arial" w:hAnsi="Arial" w:cs="Arial"/>
          <w:highlight w:val="yellow"/>
        </w:rPr>
        <w:t>meet thermal energy demands</w:t>
      </w:r>
      <w:r w:rsidR="00CF0C8F" w:rsidRPr="00CF0C8F">
        <w:rPr>
          <w:rFonts w:ascii="Arial" w:hAnsi="Arial" w:cs="Arial"/>
        </w:rPr>
        <w:t xml:space="preserve">, and </w:t>
      </w:r>
      <w:r w:rsidR="007B22A2" w:rsidRPr="007B22A2">
        <w:rPr>
          <w:rFonts w:ascii="Arial" w:hAnsi="Arial" w:cs="Arial"/>
          <w:highlight w:val="yellow"/>
        </w:rPr>
        <w:t>deliver critical grid services</w:t>
      </w:r>
      <w:r w:rsidR="00CF0C8F" w:rsidRPr="00CF0C8F">
        <w:rPr>
          <w:rFonts w:ascii="Arial" w:hAnsi="Arial" w:cs="Arial"/>
        </w:rPr>
        <w:t xml:space="preserve">. </w:t>
      </w:r>
      <w:r w:rsidR="00D3244F" w:rsidRPr="00807883">
        <w:rPr>
          <w:rFonts w:ascii="Arial" w:hAnsi="Arial" w:cs="Arial"/>
        </w:rPr>
        <w:t xml:space="preserve">Its effectiveness in supporting clean energy transitions, however, depends heavily on the </w:t>
      </w:r>
      <w:r w:rsidR="00D3244F" w:rsidRPr="004E47A0">
        <w:rPr>
          <w:rFonts w:ascii="Arial" w:hAnsi="Arial" w:cs="Arial"/>
          <w:highlight w:val="yellow"/>
        </w:rPr>
        <w:t>sustainability of biomass feedstocks</w:t>
      </w:r>
      <w:r w:rsidR="00D3244F" w:rsidRPr="00807883">
        <w:rPr>
          <w:rFonts w:ascii="Arial" w:hAnsi="Arial" w:cs="Arial"/>
        </w:rPr>
        <w:t xml:space="preserve"> and </w:t>
      </w:r>
      <w:r w:rsidR="00D3244F" w:rsidRPr="004E47A0">
        <w:rPr>
          <w:rFonts w:ascii="Arial" w:hAnsi="Arial" w:cs="Arial"/>
          <w:highlight w:val="yellow"/>
        </w:rPr>
        <w:t>rigorous lifecycle emissions</w:t>
      </w:r>
      <w:r w:rsidR="00D3244F" w:rsidRPr="00807883">
        <w:rPr>
          <w:rFonts w:ascii="Arial" w:hAnsi="Arial" w:cs="Arial"/>
        </w:rPr>
        <w:t xml:space="preserve"> accounting to ensure genuine carbon reductions.</w:t>
      </w:r>
      <w:r w:rsidR="004E47A0">
        <w:rPr>
          <w:rFonts w:ascii="Arial" w:hAnsi="Arial" w:cs="Arial" w:hint="eastAsia"/>
        </w:rPr>
        <w:t xml:space="preserve"> </w:t>
      </w:r>
      <w:r w:rsidR="00CF0C8F" w:rsidRPr="00CF0C8F">
        <w:rPr>
          <w:rFonts w:ascii="Arial" w:hAnsi="Arial" w:cs="Arial"/>
        </w:rPr>
        <w:t xml:space="preserve">When coupled with </w:t>
      </w:r>
      <w:r w:rsidR="00CF0C8F" w:rsidRPr="004E47A0">
        <w:rPr>
          <w:rFonts w:ascii="Arial" w:hAnsi="Arial" w:cs="Arial"/>
          <w:highlight w:val="yellow"/>
        </w:rPr>
        <w:t>thermal energy storage</w:t>
      </w:r>
      <w:r w:rsidR="00CF0C8F" w:rsidRPr="00CF0C8F">
        <w:rPr>
          <w:rFonts w:ascii="Arial" w:hAnsi="Arial" w:cs="Arial"/>
        </w:rPr>
        <w:t xml:space="preserve"> or </w:t>
      </w:r>
      <w:r w:rsidR="00CF0C8F" w:rsidRPr="004E47A0">
        <w:rPr>
          <w:rFonts w:ascii="Arial" w:hAnsi="Arial" w:cs="Arial"/>
          <w:highlight w:val="yellow"/>
        </w:rPr>
        <w:t xml:space="preserve">integrated </w:t>
      </w:r>
      <w:r w:rsidR="00CF0C8F" w:rsidRPr="004E47A0">
        <w:rPr>
          <w:rFonts w:ascii="Arial" w:hAnsi="Arial" w:cs="Arial"/>
          <w:highlight w:val="yellow"/>
        </w:rPr>
        <w:lastRenderedPageBreak/>
        <w:t>into district heating networks</w:t>
      </w:r>
      <w:r w:rsidR="00CF0C8F" w:rsidRPr="00CF0C8F">
        <w:rPr>
          <w:rFonts w:ascii="Arial" w:hAnsi="Arial" w:cs="Arial"/>
        </w:rPr>
        <w:t xml:space="preserve">, biomass-based systems can further </w:t>
      </w:r>
      <w:r w:rsidR="00CF0C8F" w:rsidRPr="004E47A0">
        <w:rPr>
          <w:rFonts w:ascii="Arial" w:hAnsi="Arial" w:cs="Arial"/>
          <w:highlight w:val="cyan"/>
        </w:rPr>
        <w:t>enhance local energy self-sufficiency</w:t>
      </w:r>
      <w:r w:rsidR="00CF0C8F" w:rsidRPr="00CF0C8F">
        <w:rPr>
          <w:rFonts w:ascii="Arial" w:hAnsi="Arial" w:cs="Arial"/>
        </w:rPr>
        <w:t xml:space="preserve">, improve system </w:t>
      </w:r>
      <w:r w:rsidR="00CF0C8F" w:rsidRPr="004E47A0">
        <w:rPr>
          <w:rFonts w:ascii="Arial" w:hAnsi="Arial" w:cs="Arial"/>
          <w:highlight w:val="cyan"/>
        </w:rPr>
        <w:t>resilience</w:t>
      </w:r>
      <w:r w:rsidR="00CF0C8F" w:rsidRPr="00CF0C8F">
        <w:rPr>
          <w:rFonts w:ascii="Arial" w:hAnsi="Arial" w:cs="Arial"/>
        </w:rPr>
        <w:t xml:space="preserve">, and offer a low-carbon substitute for fossil-based </w:t>
      </w:r>
      <w:r w:rsidR="00CF0C8F" w:rsidRPr="004E47A0">
        <w:rPr>
          <w:rFonts w:ascii="Arial" w:hAnsi="Arial" w:cs="Arial"/>
          <w:highlight w:val="cyan"/>
        </w:rPr>
        <w:t>peaking plants</w:t>
      </w:r>
      <w:r w:rsidR="00CF0C8F" w:rsidRPr="00CF0C8F">
        <w:rPr>
          <w:rFonts w:ascii="Arial" w:hAnsi="Arial" w:cs="Arial"/>
        </w:rPr>
        <w:t>.</w:t>
      </w:r>
    </w:p>
    <w:p w14:paraId="02899DFC" w14:textId="5422D04A" w:rsidR="001A4D36" w:rsidRDefault="00C02F9F" w:rsidP="001A4D36">
      <w:pPr>
        <w:jc w:val="left"/>
        <w:rPr>
          <w:rFonts w:ascii="Arial" w:hAnsi="Arial" w:cs="Arial"/>
          <w:b/>
          <w:bCs/>
        </w:rPr>
      </w:pPr>
      <w:r>
        <w:rPr>
          <w:rFonts w:ascii="Arial" w:hAnsi="Arial" w:cs="Arial" w:hint="eastAsia"/>
          <w:b/>
          <w:bCs/>
        </w:rPr>
        <w:t>L</w:t>
      </w:r>
      <w:r w:rsidR="00F849BD">
        <w:rPr>
          <w:rFonts w:ascii="Arial" w:hAnsi="Arial" w:cs="Arial" w:hint="eastAsia"/>
          <w:b/>
          <w:bCs/>
        </w:rPr>
        <w:t>arge</w:t>
      </w:r>
      <w:r w:rsidR="0030508D">
        <w:rPr>
          <w:rFonts w:ascii="Arial" w:hAnsi="Arial" w:cs="Arial" w:hint="eastAsia"/>
          <w:b/>
          <w:bCs/>
        </w:rPr>
        <w:t>-</w:t>
      </w:r>
      <w:r w:rsidR="00F849BD">
        <w:rPr>
          <w:rFonts w:ascii="Arial" w:hAnsi="Arial" w:cs="Arial" w:hint="eastAsia"/>
          <w:b/>
          <w:bCs/>
        </w:rPr>
        <w:t>scal</w:t>
      </w:r>
      <w:r w:rsidR="005A5A44">
        <w:rPr>
          <w:rFonts w:ascii="Arial" w:hAnsi="Arial" w:cs="Arial" w:hint="eastAsia"/>
          <w:b/>
          <w:bCs/>
        </w:rPr>
        <w:t>e</w:t>
      </w:r>
      <w:r w:rsidR="001A4D36">
        <w:rPr>
          <w:rFonts w:ascii="Arial" w:hAnsi="Arial" w:cs="Arial" w:hint="eastAsia"/>
          <w:b/>
          <w:bCs/>
        </w:rPr>
        <w:t xml:space="preserve"> </w:t>
      </w:r>
      <w:r w:rsidR="00F849BD">
        <w:rPr>
          <w:rFonts w:ascii="Arial" w:hAnsi="Arial" w:cs="Arial" w:hint="eastAsia"/>
          <w:b/>
          <w:bCs/>
        </w:rPr>
        <w:t>electricity</w:t>
      </w:r>
      <w:r w:rsidR="008C3606">
        <w:rPr>
          <w:rFonts w:ascii="Arial" w:hAnsi="Arial" w:cs="Arial" w:hint="eastAsia"/>
          <w:b/>
          <w:bCs/>
        </w:rPr>
        <w:t xml:space="preserve"> </w:t>
      </w:r>
      <w:r w:rsidR="001A4D36">
        <w:rPr>
          <w:rFonts w:ascii="Arial" w:hAnsi="Arial" w:cs="Arial" w:hint="eastAsia"/>
          <w:b/>
          <w:bCs/>
        </w:rPr>
        <w:t>storage [</w:t>
      </w:r>
      <w:r w:rsidR="004E5384">
        <w:rPr>
          <w:rFonts w:ascii="Arial" w:hAnsi="Arial" w:cs="Arial" w:hint="eastAsia"/>
          <w:b/>
          <w:bCs/>
        </w:rPr>
        <w:t>5</w:t>
      </w:r>
      <w:r w:rsidR="003D4AAC">
        <w:rPr>
          <w:rFonts w:ascii="Arial" w:hAnsi="Arial" w:cs="Arial" w:hint="eastAsia"/>
          <w:b/>
          <w:bCs/>
        </w:rPr>
        <w:t>92</w:t>
      </w:r>
      <w:r w:rsidR="001A4D36">
        <w:rPr>
          <w:rFonts w:ascii="Arial" w:hAnsi="Arial" w:cs="Arial" w:hint="eastAsia"/>
          <w:b/>
          <w:bCs/>
        </w:rPr>
        <w:t>]</w:t>
      </w:r>
    </w:p>
    <w:p w14:paraId="23CF44E5" w14:textId="3ECC2FCD" w:rsidR="000E15CD" w:rsidRDefault="008676A8" w:rsidP="00820A24">
      <w:pPr>
        <w:jc w:val="left"/>
        <w:rPr>
          <w:rFonts w:ascii="Arial" w:hAnsi="Arial" w:cs="Arial"/>
        </w:rPr>
      </w:pPr>
      <w:r w:rsidRPr="008676A8">
        <w:rPr>
          <w:rFonts w:ascii="Arial" w:hAnsi="Arial" w:cs="Arial"/>
        </w:rPr>
        <w:t xml:space="preserve">Large-scale electricity storage technologies </w:t>
      </w:r>
      <w:r w:rsidR="007C5708" w:rsidRPr="00500702">
        <w:rPr>
          <w:rFonts w:ascii="Arial" w:hAnsi="Arial" w:cs="Arial"/>
        </w:rPr>
        <w:t xml:space="preserve">play a central role in delivering </w:t>
      </w:r>
      <w:r w:rsidR="007C5708" w:rsidRPr="007C5708">
        <w:rPr>
          <w:rFonts w:ascii="Arial" w:hAnsi="Arial" w:cs="Arial"/>
          <w:highlight w:val="yellow"/>
        </w:rPr>
        <w:t>temporal flexibility</w:t>
      </w:r>
      <w:r w:rsidR="007C5708" w:rsidRPr="00500702">
        <w:rPr>
          <w:rFonts w:ascii="Arial" w:hAnsi="Arial" w:cs="Arial"/>
        </w:rPr>
        <w:t xml:space="preserve"> across </w:t>
      </w:r>
      <w:r w:rsidRPr="008676A8">
        <w:rPr>
          <w:rFonts w:ascii="Arial" w:hAnsi="Arial" w:cs="Arial"/>
        </w:rPr>
        <w:t xml:space="preserve">clean energy systems. By </w:t>
      </w:r>
      <w:r w:rsidRPr="00201776">
        <w:rPr>
          <w:rFonts w:ascii="Arial" w:hAnsi="Arial" w:cs="Arial"/>
          <w:highlight w:val="yellow"/>
        </w:rPr>
        <w:t>shifting energy</w:t>
      </w:r>
      <w:r w:rsidRPr="008676A8">
        <w:rPr>
          <w:rFonts w:ascii="Arial" w:hAnsi="Arial" w:cs="Arial"/>
        </w:rPr>
        <w:t xml:space="preserve"> </w:t>
      </w:r>
      <w:r w:rsidR="0042794E">
        <w:rPr>
          <w:rFonts w:ascii="Arial" w:hAnsi="Arial" w:cs="Arial" w:hint="eastAsia"/>
        </w:rPr>
        <w:t>over timescales</w:t>
      </w:r>
      <w:r w:rsidR="00285EAC">
        <w:rPr>
          <w:rFonts w:ascii="Arial" w:hAnsi="Arial" w:cs="Arial" w:hint="eastAsia"/>
        </w:rPr>
        <w:t xml:space="preserve"> ranging from</w:t>
      </w:r>
      <w:r w:rsidRPr="008676A8">
        <w:rPr>
          <w:rFonts w:ascii="Arial" w:hAnsi="Arial" w:cs="Arial"/>
        </w:rPr>
        <w:t xml:space="preserve"> </w:t>
      </w:r>
      <w:r w:rsidRPr="00201776">
        <w:rPr>
          <w:rFonts w:ascii="Arial" w:hAnsi="Arial" w:cs="Arial"/>
          <w:highlight w:val="green"/>
        </w:rPr>
        <w:t>seconds to days</w:t>
      </w:r>
      <w:r w:rsidR="00734883" w:rsidRPr="00201776">
        <w:rPr>
          <w:rFonts w:ascii="Arial" w:hAnsi="Arial" w:cs="Arial" w:hint="eastAsia"/>
          <w:highlight w:val="green"/>
        </w:rPr>
        <w:t xml:space="preserve"> </w:t>
      </w:r>
      <w:r w:rsidRPr="00201776">
        <w:rPr>
          <w:rFonts w:ascii="Arial" w:hAnsi="Arial" w:cs="Arial"/>
          <w:highlight w:val="green"/>
        </w:rPr>
        <w:t>or even seasons</w:t>
      </w:r>
      <w:r w:rsidR="00734883">
        <w:rPr>
          <w:rFonts w:ascii="Arial" w:hAnsi="Arial" w:cs="Arial" w:hint="eastAsia"/>
        </w:rPr>
        <w:t xml:space="preserve">, </w:t>
      </w:r>
      <w:r w:rsidRPr="008676A8">
        <w:rPr>
          <w:rFonts w:ascii="Arial" w:hAnsi="Arial" w:cs="Arial"/>
        </w:rPr>
        <w:t xml:space="preserve">these technologies help </w:t>
      </w:r>
      <w:r w:rsidRPr="00977265">
        <w:rPr>
          <w:rFonts w:ascii="Arial" w:hAnsi="Arial" w:cs="Arial"/>
          <w:highlight w:val="cyan"/>
        </w:rPr>
        <w:t xml:space="preserve">absorb variability from </w:t>
      </w:r>
      <w:proofErr w:type="spellStart"/>
      <w:r w:rsidR="00201776" w:rsidRPr="00977265">
        <w:rPr>
          <w:rFonts w:ascii="Arial" w:hAnsi="Arial" w:cs="Arial" w:hint="eastAsia"/>
          <w:highlight w:val="cyan"/>
        </w:rPr>
        <w:t>vRES</w:t>
      </w:r>
      <w:proofErr w:type="spellEnd"/>
      <w:r w:rsidRPr="008676A8">
        <w:rPr>
          <w:rFonts w:ascii="Arial" w:hAnsi="Arial" w:cs="Arial"/>
        </w:rPr>
        <w:t xml:space="preserve">, </w:t>
      </w:r>
      <w:r w:rsidR="00230BDD" w:rsidRPr="00977265">
        <w:rPr>
          <w:rFonts w:ascii="Arial" w:hAnsi="Arial" w:cs="Arial"/>
          <w:highlight w:val="cyan"/>
        </w:rPr>
        <w:t>smooth l</w:t>
      </w:r>
      <w:r w:rsidR="00230BDD" w:rsidRPr="00230BDD">
        <w:rPr>
          <w:rFonts w:ascii="Arial" w:hAnsi="Arial" w:cs="Arial"/>
          <w:highlight w:val="cyan"/>
        </w:rPr>
        <w:t>oad ramping</w:t>
      </w:r>
      <w:r w:rsidR="00230BDD">
        <w:rPr>
          <w:rFonts w:ascii="Arial" w:hAnsi="Arial" w:cs="Arial" w:hint="eastAsia"/>
        </w:rPr>
        <w:t xml:space="preserve">, </w:t>
      </w:r>
      <w:r w:rsidR="00977265" w:rsidRPr="00977265">
        <w:rPr>
          <w:rFonts w:ascii="Arial" w:hAnsi="Arial" w:cs="Arial"/>
          <w:highlight w:val="cyan"/>
        </w:rPr>
        <w:t xml:space="preserve">enhance </w:t>
      </w:r>
      <w:r w:rsidR="00201776" w:rsidRPr="00977265">
        <w:rPr>
          <w:rFonts w:ascii="Arial" w:hAnsi="Arial" w:cs="Arial"/>
          <w:highlight w:val="cyan"/>
        </w:rPr>
        <w:t>grid stability</w:t>
      </w:r>
      <w:r w:rsidRPr="008676A8">
        <w:rPr>
          <w:rFonts w:ascii="Arial" w:hAnsi="Arial" w:cs="Arial"/>
        </w:rPr>
        <w:t xml:space="preserve">, and </w:t>
      </w:r>
      <w:r w:rsidRPr="00977265">
        <w:rPr>
          <w:rFonts w:ascii="Arial" w:hAnsi="Arial" w:cs="Arial"/>
          <w:highlight w:val="cyan"/>
        </w:rPr>
        <w:t xml:space="preserve">maintain </w:t>
      </w:r>
      <w:r w:rsidR="005D17DE" w:rsidRPr="00977265">
        <w:rPr>
          <w:rFonts w:ascii="Arial" w:hAnsi="Arial" w:cs="Arial" w:hint="eastAsia"/>
          <w:highlight w:val="cyan"/>
        </w:rPr>
        <w:t>power</w:t>
      </w:r>
      <w:r w:rsidRPr="00977265">
        <w:rPr>
          <w:rFonts w:ascii="Arial" w:hAnsi="Arial" w:cs="Arial"/>
          <w:highlight w:val="cyan"/>
        </w:rPr>
        <w:t xml:space="preserve"> balanc</w:t>
      </w:r>
      <w:r w:rsidR="005D17DE" w:rsidRPr="00977265">
        <w:rPr>
          <w:rFonts w:ascii="Arial" w:hAnsi="Arial" w:cs="Arial" w:hint="eastAsia"/>
          <w:highlight w:val="cyan"/>
        </w:rPr>
        <w:t>ing</w:t>
      </w:r>
      <w:r w:rsidRPr="008676A8">
        <w:rPr>
          <w:rFonts w:ascii="Arial" w:hAnsi="Arial" w:cs="Arial"/>
        </w:rPr>
        <w:t xml:space="preserve"> under high shares of intermittent </w:t>
      </w:r>
      <w:r w:rsidR="00946E97">
        <w:rPr>
          <w:rFonts w:ascii="Arial" w:hAnsi="Arial" w:cs="Arial" w:hint="eastAsia"/>
        </w:rPr>
        <w:t>generation</w:t>
      </w:r>
      <w:r w:rsidRPr="008676A8">
        <w:rPr>
          <w:rFonts w:ascii="Arial" w:hAnsi="Arial" w:cs="Arial"/>
        </w:rPr>
        <w:t xml:space="preserve">. The primary technologies deployed at scale include </w:t>
      </w:r>
      <w:r w:rsidRPr="00946E97">
        <w:rPr>
          <w:rFonts w:ascii="Arial" w:hAnsi="Arial" w:cs="Arial"/>
          <w:highlight w:val="green"/>
        </w:rPr>
        <w:t>short-duration</w:t>
      </w:r>
      <w:r w:rsidRPr="008676A8">
        <w:rPr>
          <w:rFonts w:ascii="Arial" w:hAnsi="Arial" w:cs="Arial"/>
        </w:rPr>
        <w:t xml:space="preserve"> </w:t>
      </w:r>
      <w:r w:rsidRPr="00946E97">
        <w:rPr>
          <w:rFonts w:ascii="Arial" w:hAnsi="Arial" w:cs="Arial"/>
          <w:color w:val="C00000"/>
        </w:rPr>
        <w:t>battery energy storage systems (BESS)</w:t>
      </w:r>
      <w:r w:rsidRPr="00946E97">
        <w:rPr>
          <w:rFonts w:ascii="Arial" w:hAnsi="Arial" w:cs="Arial"/>
        </w:rPr>
        <w:t xml:space="preserve">, and </w:t>
      </w:r>
      <w:r w:rsidRPr="005220EC">
        <w:rPr>
          <w:rFonts w:ascii="Arial" w:hAnsi="Arial" w:cs="Arial"/>
          <w:highlight w:val="green"/>
        </w:rPr>
        <w:t>long-duration</w:t>
      </w:r>
      <w:r w:rsidRPr="00946E97">
        <w:rPr>
          <w:rFonts w:ascii="Arial" w:hAnsi="Arial" w:cs="Arial"/>
        </w:rPr>
        <w:t xml:space="preserve"> options such as </w:t>
      </w:r>
      <w:r w:rsidRPr="00946E97">
        <w:rPr>
          <w:rFonts w:ascii="Arial" w:hAnsi="Arial" w:cs="Arial"/>
          <w:color w:val="C00000"/>
        </w:rPr>
        <w:t>pumped hydro storage (PHS), compressed air energy storage (CAES), and liquid air energy storage (LAES)</w:t>
      </w:r>
      <w:r w:rsidRPr="00946E97">
        <w:rPr>
          <w:rFonts w:ascii="Arial" w:hAnsi="Arial" w:cs="Arial"/>
        </w:rPr>
        <w:t>.</w:t>
      </w:r>
    </w:p>
    <w:p w14:paraId="601C5FBE" w14:textId="0B6B402F" w:rsidR="00F4176E" w:rsidRPr="006F0365" w:rsidRDefault="00CC0AD4" w:rsidP="00820A24">
      <w:pPr>
        <w:jc w:val="left"/>
        <w:rPr>
          <w:rFonts w:ascii="Arial" w:hAnsi="Arial" w:cs="Arial"/>
        </w:rPr>
      </w:pPr>
      <w:r w:rsidRPr="006877F6">
        <w:rPr>
          <w:rFonts w:ascii="Arial" w:hAnsi="Arial" w:cs="Arial"/>
        </w:rPr>
        <w:t>BESS</w:t>
      </w:r>
      <w:r>
        <w:rPr>
          <w:rFonts w:ascii="Arial" w:hAnsi="Arial" w:cs="Arial" w:hint="eastAsia"/>
        </w:rPr>
        <w:t xml:space="preserve"> </w:t>
      </w:r>
      <w:r>
        <w:rPr>
          <w:rFonts w:ascii="Arial" w:hAnsi="Arial" w:cs="Arial"/>
        </w:rPr>
        <w:t>–</w:t>
      </w:r>
      <w:r>
        <w:rPr>
          <w:rFonts w:ascii="Arial" w:hAnsi="Arial" w:cs="Arial" w:hint="eastAsia"/>
        </w:rPr>
        <w:t xml:space="preserve"> </w:t>
      </w:r>
      <w:r w:rsidR="006877F6" w:rsidRPr="006877F6">
        <w:rPr>
          <w:rFonts w:ascii="Arial" w:hAnsi="Arial" w:cs="Arial"/>
        </w:rPr>
        <w:t xml:space="preserve">predominantly </w:t>
      </w:r>
      <w:r w:rsidRPr="00E56368">
        <w:rPr>
          <w:rFonts w:ascii="Arial" w:hAnsi="Arial" w:cs="Arial"/>
        </w:rPr>
        <w:t xml:space="preserve">based on </w:t>
      </w:r>
      <w:r w:rsidRPr="006877F6">
        <w:rPr>
          <w:rFonts w:ascii="Arial" w:hAnsi="Arial" w:cs="Arial"/>
          <w:highlight w:val="yellow"/>
        </w:rPr>
        <w:t xml:space="preserve">lithium-ion </w:t>
      </w:r>
      <w:r w:rsidR="00C27442" w:rsidRPr="006877F6">
        <w:rPr>
          <w:rFonts w:ascii="Arial" w:hAnsi="Arial" w:cs="Arial"/>
          <w:highlight w:val="yellow"/>
        </w:rPr>
        <w:t>chemistry</w:t>
      </w:r>
      <w:r w:rsidR="00C27442">
        <w:rPr>
          <w:rFonts w:ascii="Arial" w:hAnsi="Arial" w:cs="Arial"/>
        </w:rPr>
        <w:t xml:space="preserve"> </w:t>
      </w:r>
      <w:r>
        <w:rPr>
          <w:rFonts w:ascii="Arial" w:hAnsi="Arial" w:cs="Arial"/>
        </w:rPr>
        <w:t>–</w:t>
      </w:r>
      <w:r>
        <w:rPr>
          <w:rFonts w:ascii="Arial" w:hAnsi="Arial" w:cs="Arial" w:hint="eastAsia"/>
        </w:rPr>
        <w:t xml:space="preserve"> </w:t>
      </w:r>
      <w:r w:rsidR="00A105F3" w:rsidRPr="007B65E4">
        <w:rPr>
          <w:rFonts w:ascii="Arial" w:hAnsi="Arial" w:cs="Arial"/>
        </w:rPr>
        <w:t>offer</w:t>
      </w:r>
      <w:r w:rsidR="00A37697">
        <w:rPr>
          <w:rFonts w:ascii="Arial" w:hAnsi="Arial" w:cs="Arial" w:hint="eastAsia"/>
        </w:rPr>
        <w:t>s</w:t>
      </w:r>
      <w:r w:rsidR="00A105F3" w:rsidRPr="007B65E4">
        <w:rPr>
          <w:rFonts w:ascii="Arial" w:hAnsi="Arial" w:cs="Arial"/>
        </w:rPr>
        <w:t xml:space="preserve"> </w:t>
      </w:r>
      <w:r w:rsidR="005B3FE9" w:rsidRPr="001B4A01">
        <w:rPr>
          <w:rFonts w:ascii="Arial" w:hAnsi="Arial" w:cs="Arial"/>
          <w:highlight w:val="yellow"/>
        </w:rPr>
        <w:t>ultra-fast response capabilities</w:t>
      </w:r>
      <w:r w:rsidR="005B3FE9" w:rsidRPr="00F4176E">
        <w:rPr>
          <w:rFonts w:ascii="Arial" w:hAnsi="Arial" w:cs="Arial"/>
        </w:rPr>
        <w:t xml:space="preserve">, with discharge initiation occurring within </w:t>
      </w:r>
      <w:r w:rsidR="005B3FE9" w:rsidRPr="009D7B59">
        <w:rPr>
          <w:rFonts w:ascii="Arial" w:hAnsi="Arial" w:cs="Arial"/>
          <w:highlight w:val="green"/>
        </w:rPr>
        <w:t>milliseconds to seconds</w:t>
      </w:r>
      <w:r w:rsidR="005B3FE9" w:rsidRPr="00F4176E">
        <w:rPr>
          <w:rFonts w:ascii="Arial" w:hAnsi="Arial" w:cs="Arial"/>
        </w:rPr>
        <w:t xml:space="preserve"> and typical storage durations ranging from </w:t>
      </w:r>
      <w:r w:rsidR="009D7B59" w:rsidRPr="00F27A70">
        <w:rPr>
          <w:rFonts w:ascii="Arial" w:hAnsi="Arial" w:cs="Arial" w:hint="eastAsia"/>
          <w:highlight w:val="green"/>
        </w:rPr>
        <w:t>1-</w:t>
      </w:r>
      <w:r w:rsidR="005B3FE9" w:rsidRPr="00F27A70">
        <w:rPr>
          <w:rFonts w:ascii="Arial" w:hAnsi="Arial" w:cs="Arial"/>
          <w:highlight w:val="green"/>
        </w:rPr>
        <w:t>6 hours</w:t>
      </w:r>
      <w:r w:rsidR="00F27A70">
        <w:rPr>
          <w:rFonts w:ascii="Arial" w:hAnsi="Arial" w:cs="Arial" w:hint="eastAsia"/>
        </w:rPr>
        <w:t>.</w:t>
      </w:r>
      <w:r w:rsidR="00D736D6" w:rsidRPr="00D736D6">
        <w:rPr>
          <w:rFonts w:ascii="Arial" w:hAnsi="Arial" w:cs="Arial"/>
        </w:rPr>
        <w:t xml:space="preserve"> </w:t>
      </w:r>
      <w:r w:rsidR="00D736D6" w:rsidRPr="00F4176E">
        <w:rPr>
          <w:rFonts w:ascii="Arial" w:hAnsi="Arial" w:cs="Arial"/>
        </w:rPr>
        <w:t>With round-trip efficiencies of 85</w:t>
      </w:r>
      <w:r w:rsidR="00D736D6">
        <w:rPr>
          <w:rFonts w:ascii="Arial" w:hAnsi="Arial" w:cs="Arial" w:hint="eastAsia"/>
        </w:rPr>
        <w:t>-</w:t>
      </w:r>
      <w:r w:rsidR="00D736D6" w:rsidRPr="00F4176E">
        <w:rPr>
          <w:rFonts w:ascii="Arial" w:hAnsi="Arial" w:cs="Arial"/>
        </w:rPr>
        <w:t xml:space="preserve">95%, BESS are particularly effective at providing </w:t>
      </w:r>
      <w:r w:rsidR="00D736D6" w:rsidRPr="00F17760">
        <w:rPr>
          <w:rFonts w:ascii="Arial" w:hAnsi="Arial" w:cs="Arial"/>
          <w:highlight w:val="cyan"/>
        </w:rPr>
        <w:t>short-term frequency regulation</w:t>
      </w:r>
      <w:r w:rsidR="00D736D6" w:rsidRPr="00F4176E">
        <w:rPr>
          <w:rFonts w:ascii="Arial" w:hAnsi="Arial" w:cs="Arial"/>
        </w:rPr>
        <w:t xml:space="preserve">, a critical flexibility need in low-inertia </w:t>
      </w:r>
      <w:r w:rsidR="00F17760" w:rsidRPr="00D67680">
        <w:rPr>
          <w:rFonts w:ascii="Arial" w:hAnsi="Arial" w:cs="Arial"/>
        </w:rPr>
        <w:t xml:space="preserve">clean energy </w:t>
      </w:r>
      <w:r w:rsidR="00D736D6" w:rsidRPr="00F4176E">
        <w:rPr>
          <w:rFonts w:ascii="Arial" w:hAnsi="Arial" w:cs="Arial"/>
        </w:rPr>
        <w:t xml:space="preserve">systems where small imbalances can rapidly </w:t>
      </w:r>
      <w:r w:rsidR="00326FA2" w:rsidRPr="00D67680">
        <w:rPr>
          <w:rFonts w:ascii="Arial" w:hAnsi="Arial" w:cs="Arial"/>
        </w:rPr>
        <w:t>lead to frequency deviations</w:t>
      </w:r>
      <w:r w:rsidR="00D736D6" w:rsidRPr="00F4176E">
        <w:rPr>
          <w:rFonts w:ascii="Arial" w:hAnsi="Arial" w:cs="Arial"/>
        </w:rPr>
        <w:t>.</w:t>
      </w:r>
      <w:r w:rsidR="003714EF">
        <w:rPr>
          <w:rFonts w:ascii="Arial" w:hAnsi="Arial" w:cs="Arial" w:hint="eastAsia"/>
        </w:rPr>
        <w:t xml:space="preserve"> </w:t>
      </w:r>
      <w:r w:rsidR="00D67680" w:rsidRPr="00D67680">
        <w:rPr>
          <w:rFonts w:ascii="Arial" w:hAnsi="Arial" w:cs="Arial"/>
        </w:rPr>
        <w:t xml:space="preserve">In addition, BESS provide valuable services such as </w:t>
      </w:r>
      <w:r w:rsidR="00D67680" w:rsidRPr="003714EF">
        <w:rPr>
          <w:rFonts w:ascii="Arial" w:hAnsi="Arial" w:cs="Arial"/>
          <w:highlight w:val="cyan"/>
        </w:rPr>
        <w:t>power balancing, voltage support, load shifting, and peak shaving</w:t>
      </w:r>
      <w:r w:rsidR="00D67680" w:rsidRPr="00D67680">
        <w:rPr>
          <w:rFonts w:ascii="Arial" w:hAnsi="Arial" w:cs="Arial"/>
        </w:rPr>
        <w:t>.</w:t>
      </w:r>
      <w:r w:rsidR="009B7085">
        <w:rPr>
          <w:rFonts w:ascii="Arial" w:hAnsi="Arial" w:cs="Arial" w:hint="eastAsia"/>
        </w:rPr>
        <w:t xml:space="preserve"> </w:t>
      </w:r>
      <w:r w:rsidR="00D0640C" w:rsidRPr="006877F6">
        <w:rPr>
          <w:rFonts w:ascii="Arial" w:hAnsi="Arial" w:cs="Arial"/>
        </w:rPr>
        <w:t xml:space="preserve">When co-located with solar and wind farms, </w:t>
      </w:r>
      <w:r w:rsidR="00D67680" w:rsidRPr="00D67680">
        <w:rPr>
          <w:rFonts w:ascii="Arial" w:hAnsi="Arial" w:cs="Arial"/>
        </w:rPr>
        <w:t xml:space="preserve">they </w:t>
      </w:r>
      <w:r w:rsidR="00797527">
        <w:rPr>
          <w:rFonts w:ascii="Arial" w:hAnsi="Arial" w:cs="Arial" w:hint="eastAsia"/>
        </w:rPr>
        <w:t>help</w:t>
      </w:r>
      <w:r w:rsidR="00D0640C" w:rsidRPr="006877F6">
        <w:rPr>
          <w:rFonts w:ascii="Arial" w:hAnsi="Arial" w:cs="Arial"/>
        </w:rPr>
        <w:t xml:space="preserve"> </w:t>
      </w:r>
      <w:r w:rsidR="00D0640C" w:rsidRPr="007415C4">
        <w:rPr>
          <w:rFonts w:ascii="Arial" w:hAnsi="Arial" w:cs="Arial"/>
          <w:highlight w:val="cyan"/>
        </w:rPr>
        <w:t>firm renewable output</w:t>
      </w:r>
      <w:r w:rsidR="00D67680">
        <w:rPr>
          <w:rFonts w:ascii="Arial" w:hAnsi="Arial" w:cs="Arial" w:hint="eastAsia"/>
        </w:rPr>
        <w:t xml:space="preserve">, </w:t>
      </w:r>
      <w:r w:rsidR="00D0640C" w:rsidRPr="007415C4">
        <w:rPr>
          <w:rFonts w:ascii="Arial" w:hAnsi="Arial" w:cs="Arial"/>
          <w:highlight w:val="cyan"/>
        </w:rPr>
        <w:t>reduce curtailment</w:t>
      </w:r>
      <w:r w:rsidR="00D0640C" w:rsidRPr="006877F6">
        <w:rPr>
          <w:rFonts w:ascii="Arial" w:hAnsi="Arial" w:cs="Arial"/>
        </w:rPr>
        <w:t xml:space="preserve">, </w:t>
      </w:r>
      <w:r w:rsidR="0045734C">
        <w:rPr>
          <w:rFonts w:ascii="Arial" w:hAnsi="Arial" w:cs="Arial" w:hint="eastAsia"/>
        </w:rPr>
        <w:t xml:space="preserve">and </w:t>
      </w:r>
      <w:r w:rsidR="0012018E" w:rsidRPr="00D67680">
        <w:rPr>
          <w:rFonts w:ascii="Arial" w:hAnsi="Arial" w:cs="Arial"/>
          <w:highlight w:val="cyan"/>
        </w:rPr>
        <w:t>enhance resilience</w:t>
      </w:r>
      <w:r w:rsidR="00D0640C" w:rsidRPr="006877F6">
        <w:rPr>
          <w:rFonts w:ascii="Arial" w:hAnsi="Arial" w:cs="Arial"/>
        </w:rPr>
        <w:t>.</w:t>
      </w:r>
      <w:r w:rsidR="00D0640C">
        <w:rPr>
          <w:rFonts w:ascii="Arial" w:hAnsi="Arial" w:cs="Arial" w:hint="eastAsia"/>
        </w:rPr>
        <w:t xml:space="preserve"> </w:t>
      </w:r>
      <w:r w:rsidR="003714EF" w:rsidRPr="00F4176E">
        <w:rPr>
          <w:rFonts w:ascii="Arial" w:hAnsi="Arial" w:cs="Arial"/>
        </w:rPr>
        <w:t xml:space="preserve">As the technology matures, next-generation chemistries such as sodium-ion, solid-state, and flow batteries are emerging to improve fire safety, resource sustainability, and scalability for longer-duration flexibility, extending BESS capabilities into </w:t>
      </w:r>
      <w:r w:rsidR="003714EF" w:rsidRPr="006F0365">
        <w:rPr>
          <w:rFonts w:ascii="Arial" w:hAnsi="Arial" w:cs="Arial"/>
          <w:highlight w:val="yellow"/>
        </w:rPr>
        <w:t>multi-day storage applications</w:t>
      </w:r>
      <w:r w:rsidR="006F0365">
        <w:rPr>
          <w:rFonts w:ascii="Arial" w:hAnsi="Arial" w:cs="Arial" w:hint="eastAsia"/>
        </w:rPr>
        <w:t xml:space="preserve">, </w:t>
      </w:r>
      <w:r w:rsidR="009B7085" w:rsidRPr="00D67680">
        <w:rPr>
          <w:rFonts w:ascii="Arial" w:hAnsi="Arial" w:cs="Arial"/>
        </w:rPr>
        <w:t>supporting broader flexibility needs in clean energy systems</w:t>
      </w:r>
      <w:r w:rsidR="00D0640C" w:rsidRPr="00C27442">
        <w:rPr>
          <w:rFonts w:ascii="Arial" w:hAnsi="Arial" w:cs="Arial"/>
        </w:rPr>
        <w:t>.</w:t>
      </w:r>
    </w:p>
    <w:p w14:paraId="61B67752" w14:textId="7E5C47E4" w:rsidR="00362D80" w:rsidRDefault="000B3824" w:rsidP="00820A24">
      <w:pPr>
        <w:jc w:val="left"/>
        <w:rPr>
          <w:rFonts w:ascii="Arial" w:hAnsi="Arial" w:cs="Arial"/>
        </w:rPr>
      </w:pPr>
      <w:r w:rsidRPr="00A21C98">
        <w:rPr>
          <w:rFonts w:ascii="Arial" w:hAnsi="Arial" w:cs="Arial"/>
        </w:rPr>
        <w:t>PHS</w:t>
      </w:r>
      <w:r w:rsidRPr="000B3824">
        <w:rPr>
          <w:rFonts w:ascii="Arial" w:hAnsi="Arial" w:cs="Arial"/>
        </w:rPr>
        <w:t xml:space="preserve"> </w:t>
      </w:r>
      <w:r w:rsidR="00362D80" w:rsidRPr="00362D80">
        <w:rPr>
          <w:rFonts w:ascii="Arial" w:hAnsi="Arial" w:cs="Arial"/>
        </w:rPr>
        <w:t xml:space="preserve">is the most mature </w:t>
      </w:r>
      <w:r w:rsidR="00D17E0F" w:rsidRPr="001B4A01">
        <w:rPr>
          <w:rFonts w:ascii="Arial" w:hAnsi="Arial" w:cs="Arial"/>
          <w:highlight w:val="yellow"/>
        </w:rPr>
        <w:t>mechanical storage</w:t>
      </w:r>
      <w:r w:rsidR="00D17E0F" w:rsidRPr="0061158C">
        <w:rPr>
          <w:rFonts w:ascii="Arial" w:hAnsi="Arial" w:cs="Arial"/>
        </w:rPr>
        <w:t xml:space="preserve"> technology</w:t>
      </w:r>
      <w:r w:rsidR="0079538A">
        <w:rPr>
          <w:rFonts w:ascii="Arial" w:hAnsi="Arial" w:cs="Arial" w:hint="eastAsia"/>
        </w:rPr>
        <w:t xml:space="preserve"> </w:t>
      </w:r>
      <w:r w:rsidR="008159DB" w:rsidRPr="00362D80">
        <w:rPr>
          <w:rFonts w:ascii="Arial" w:hAnsi="Arial" w:cs="Arial"/>
        </w:rPr>
        <w:t xml:space="preserve">and remains a backbone of </w:t>
      </w:r>
      <w:r w:rsidR="008159DB" w:rsidRPr="001B4A01">
        <w:rPr>
          <w:rFonts w:ascii="Arial" w:hAnsi="Arial" w:cs="Arial"/>
          <w:highlight w:val="yellow"/>
        </w:rPr>
        <w:t>long-duration</w:t>
      </w:r>
      <w:r w:rsidR="008159DB" w:rsidRPr="00362D80">
        <w:rPr>
          <w:rFonts w:ascii="Arial" w:hAnsi="Arial" w:cs="Arial"/>
        </w:rPr>
        <w:t xml:space="preserve"> and system-wide flexibility</w:t>
      </w:r>
      <w:r w:rsidR="00244C04">
        <w:rPr>
          <w:rFonts w:ascii="Arial" w:hAnsi="Arial" w:cs="Arial" w:hint="eastAsia"/>
        </w:rPr>
        <w:t>.</w:t>
      </w:r>
      <w:r w:rsidR="00D17E0F" w:rsidRPr="0061158C">
        <w:rPr>
          <w:rFonts w:ascii="Arial" w:hAnsi="Arial" w:cs="Arial"/>
        </w:rPr>
        <w:t xml:space="preserve"> </w:t>
      </w:r>
      <w:r w:rsidR="003A0684" w:rsidRPr="00362D80">
        <w:rPr>
          <w:rFonts w:ascii="Arial" w:hAnsi="Arial" w:cs="Arial"/>
        </w:rPr>
        <w:t xml:space="preserve">It works by using surplus electricity to pump water from a lower to an upper reservoir, storing energy as gravitational potential, which is later converted back to electricity via hydraulic turbines when needed. </w:t>
      </w:r>
      <w:r w:rsidR="0079538A" w:rsidRPr="00FA74FA">
        <w:rPr>
          <w:rFonts w:ascii="Arial" w:hAnsi="Arial" w:cs="Arial"/>
        </w:rPr>
        <w:t xml:space="preserve">PHS </w:t>
      </w:r>
      <w:r w:rsidR="00D17E0F" w:rsidRPr="0061158C">
        <w:rPr>
          <w:rFonts w:ascii="Arial" w:hAnsi="Arial" w:cs="Arial"/>
        </w:rPr>
        <w:t xml:space="preserve">typically </w:t>
      </w:r>
      <w:r w:rsidR="00FE2D30" w:rsidRPr="00FA74FA">
        <w:rPr>
          <w:rFonts w:ascii="Arial" w:hAnsi="Arial" w:cs="Arial"/>
        </w:rPr>
        <w:t>offer</w:t>
      </w:r>
      <w:r w:rsidR="00FE2D30">
        <w:rPr>
          <w:rFonts w:ascii="Arial" w:hAnsi="Arial" w:cs="Arial" w:hint="eastAsia"/>
        </w:rPr>
        <w:t>s</w:t>
      </w:r>
      <w:r w:rsidR="00FE2D30" w:rsidRPr="00FA74FA">
        <w:rPr>
          <w:rFonts w:ascii="Arial" w:hAnsi="Arial" w:cs="Arial"/>
        </w:rPr>
        <w:t xml:space="preserve"> </w:t>
      </w:r>
      <w:r w:rsidR="00915505" w:rsidRPr="00915505">
        <w:rPr>
          <w:rFonts w:ascii="Arial" w:hAnsi="Arial" w:cs="Arial"/>
          <w:highlight w:val="cyan"/>
        </w:rPr>
        <w:t>response times</w:t>
      </w:r>
      <w:r w:rsidR="00915505" w:rsidRPr="00915505">
        <w:rPr>
          <w:rFonts w:ascii="Arial" w:hAnsi="Arial" w:cs="Arial"/>
        </w:rPr>
        <w:t xml:space="preserve"> </w:t>
      </w:r>
      <w:r w:rsidR="00915505" w:rsidRPr="00915505">
        <w:rPr>
          <w:rFonts w:ascii="Arial" w:hAnsi="Arial" w:cs="Arial"/>
          <w:highlight w:val="green"/>
        </w:rPr>
        <w:t>under one minute</w:t>
      </w:r>
      <w:r w:rsidR="00915505" w:rsidRPr="00915505">
        <w:rPr>
          <w:rFonts w:ascii="Arial" w:hAnsi="Arial" w:cs="Arial"/>
        </w:rPr>
        <w:t xml:space="preserve"> and </w:t>
      </w:r>
      <w:r w:rsidR="00915505" w:rsidRPr="00915505">
        <w:rPr>
          <w:rFonts w:ascii="Arial" w:hAnsi="Arial" w:cs="Arial"/>
          <w:highlight w:val="cyan"/>
        </w:rPr>
        <w:t>discharge durations</w:t>
      </w:r>
      <w:r w:rsidR="00915505" w:rsidRPr="00915505">
        <w:rPr>
          <w:rFonts w:ascii="Arial" w:hAnsi="Arial" w:cs="Arial"/>
        </w:rPr>
        <w:t xml:space="preserve"> </w:t>
      </w:r>
      <w:r w:rsidR="00915505" w:rsidRPr="00915505">
        <w:rPr>
          <w:rFonts w:ascii="Arial" w:hAnsi="Arial" w:cs="Arial"/>
          <w:highlight w:val="green"/>
        </w:rPr>
        <w:t xml:space="preserve">from 10 to </w:t>
      </w:r>
      <w:r w:rsidR="006A4BAA">
        <w:rPr>
          <w:rFonts w:ascii="Arial" w:hAnsi="Arial" w:cs="Arial" w:hint="eastAsia"/>
          <w:highlight w:val="green"/>
        </w:rPr>
        <w:t xml:space="preserve">over </w:t>
      </w:r>
      <w:r w:rsidR="00915505" w:rsidRPr="00915505">
        <w:rPr>
          <w:rFonts w:ascii="Arial" w:hAnsi="Arial" w:cs="Arial"/>
          <w:highlight w:val="green"/>
        </w:rPr>
        <w:t>50 hours</w:t>
      </w:r>
      <w:r w:rsidR="00915505" w:rsidRPr="00915505">
        <w:rPr>
          <w:rFonts w:ascii="Arial" w:hAnsi="Arial" w:cs="Arial"/>
        </w:rPr>
        <w:t>, with round-trip efficiencies of 70</w:t>
      </w:r>
      <w:r w:rsidR="00C87CF5">
        <w:rPr>
          <w:rFonts w:ascii="Arial" w:hAnsi="Arial" w:cs="Arial" w:hint="eastAsia"/>
        </w:rPr>
        <w:t>-</w:t>
      </w:r>
      <w:r w:rsidR="00915505" w:rsidRPr="00915505">
        <w:rPr>
          <w:rFonts w:ascii="Arial" w:hAnsi="Arial" w:cs="Arial"/>
        </w:rPr>
        <w:t>85% and operational lifespans exceeding 40 years.</w:t>
      </w:r>
      <w:r w:rsidR="00C87CF5" w:rsidRPr="00C87CF5">
        <w:rPr>
          <w:rFonts w:ascii="Arial" w:hAnsi="Arial" w:cs="Arial"/>
        </w:rPr>
        <w:t xml:space="preserve"> </w:t>
      </w:r>
      <w:r w:rsidR="008160DB" w:rsidRPr="008160DB">
        <w:rPr>
          <w:rFonts w:ascii="Arial" w:hAnsi="Arial" w:cs="Arial"/>
        </w:rPr>
        <w:t xml:space="preserve">In addition to </w:t>
      </w:r>
      <w:r w:rsidR="008160DB" w:rsidRPr="008160DB">
        <w:rPr>
          <w:rFonts w:ascii="Arial" w:hAnsi="Arial" w:cs="Arial"/>
          <w:highlight w:val="cyan"/>
        </w:rPr>
        <w:t>bulk energy shifting</w:t>
      </w:r>
      <w:r w:rsidR="008160DB" w:rsidRPr="008160DB">
        <w:rPr>
          <w:rFonts w:ascii="Arial" w:hAnsi="Arial" w:cs="Arial"/>
        </w:rPr>
        <w:t xml:space="preserve">, PHS </w:t>
      </w:r>
      <w:r w:rsidR="00755693" w:rsidRPr="0061158C">
        <w:rPr>
          <w:rFonts w:ascii="Arial" w:hAnsi="Arial" w:cs="Arial"/>
        </w:rPr>
        <w:t xml:space="preserve">supports daily and weekly </w:t>
      </w:r>
      <w:r w:rsidR="00CB2A95" w:rsidRPr="00CB2A95">
        <w:rPr>
          <w:rFonts w:ascii="Arial" w:hAnsi="Arial" w:cs="Arial" w:hint="eastAsia"/>
          <w:highlight w:val="cyan"/>
        </w:rPr>
        <w:t xml:space="preserve">power </w:t>
      </w:r>
      <w:r w:rsidR="00755693" w:rsidRPr="00CB2A95">
        <w:rPr>
          <w:rFonts w:ascii="Arial" w:hAnsi="Arial" w:cs="Arial"/>
          <w:highlight w:val="cyan"/>
        </w:rPr>
        <w:t>balancing</w:t>
      </w:r>
      <w:r w:rsidR="00755693" w:rsidRPr="0061158C">
        <w:rPr>
          <w:rFonts w:ascii="Arial" w:hAnsi="Arial" w:cs="Arial"/>
        </w:rPr>
        <w:t xml:space="preserve">, and </w:t>
      </w:r>
      <w:r w:rsidR="008160DB" w:rsidRPr="008160DB">
        <w:rPr>
          <w:rFonts w:ascii="Arial" w:hAnsi="Arial" w:cs="Arial"/>
        </w:rPr>
        <w:t xml:space="preserve">delivers valuable </w:t>
      </w:r>
      <w:r w:rsidR="008160DB" w:rsidRPr="008160DB">
        <w:rPr>
          <w:rFonts w:ascii="Arial" w:hAnsi="Arial" w:cs="Arial"/>
          <w:highlight w:val="cyan"/>
        </w:rPr>
        <w:t>ancillary services</w:t>
      </w:r>
      <w:r w:rsidR="008160DB" w:rsidRPr="008160DB">
        <w:rPr>
          <w:rFonts w:ascii="Arial" w:hAnsi="Arial" w:cs="Arial"/>
        </w:rPr>
        <w:t xml:space="preserve">, including </w:t>
      </w:r>
      <w:r w:rsidR="00445D31" w:rsidRPr="00445D31">
        <w:rPr>
          <w:rFonts w:ascii="Arial" w:hAnsi="Arial" w:cs="Arial"/>
          <w:highlight w:val="cyan"/>
        </w:rPr>
        <w:t>frequency regulation</w:t>
      </w:r>
      <w:r w:rsidR="00445D31" w:rsidRPr="0061158C">
        <w:rPr>
          <w:rFonts w:ascii="Arial" w:hAnsi="Arial" w:cs="Arial"/>
        </w:rPr>
        <w:t xml:space="preserve">, </w:t>
      </w:r>
      <w:r w:rsidR="00445D31" w:rsidRPr="00445D31">
        <w:rPr>
          <w:rFonts w:ascii="Arial" w:hAnsi="Arial" w:cs="Arial"/>
          <w:highlight w:val="cyan"/>
        </w:rPr>
        <w:t xml:space="preserve">voltage </w:t>
      </w:r>
      <w:r w:rsidR="00445D31" w:rsidRPr="00445D31">
        <w:rPr>
          <w:rFonts w:ascii="Arial" w:hAnsi="Arial" w:cs="Arial" w:hint="eastAsia"/>
          <w:highlight w:val="cyan"/>
        </w:rPr>
        <w:t>control</w:t>
      </w:r>
      <w:r w:rsidR="00445D31" w:rsidRPr="0061158C">
        <w:rPr>
          <w:rFonts w:ascii="Arial" w:hAnsi="Arial" w:cs="Arial"/>
        </w:rPr>
        <w:t xml:space="preserve">, and </w:t>
      </w:r>
      <w:r w:rsidR="004441C9" w:rsidRPr="00FA74FA">
        <w:rPr>
          <w:rFonts w:ascii="Arial" w:hAnsi="Arial" w:cs="Arial"/>
          <w:highlight w:val="cyan"/>
        </w:rPr>
        <w:t xml:space="preserve">rotational </w:t>
      </w:r>
      <w:r w:rsidR="00445D31" w:rsidRPr="004441C9">
        <w:rPr>
          <w:rFonts w:ascii="Arial" w:hAnsi="Arial" w:cs="Arial"/>
          <w:highlight w:val="cyan"/>
        </w:rPr>
        <w:t>i</w:t>
      </w:r>
      <w:r w:rsidR="00445D31" w:rsidRPr="00445D31">
        <w:rPr>
          <w:rFonts w:ascii="Arial" w:hAnsi="Arial" w:cs="Arial"/>
          <w:highlight w:val="cyan"/>
        </w:rPr>
        <w:t>nertia</w:t>
      </w:r>
      <w:r w:rsidR="00445D31" w:rsidRPr="0061158C">
        <w:rPr>
          <w:rFonts w:ascii="Arial" w:hAnsi="Arial" w:cs="Arial"/>
        </w:rPr>
        <w:t xml:space="preserve"> </w:t>
      </w:r>
      <w:r w:rsidR="00CB2A95">
        <w:rPr>
          <w:rFonts w:ascii="Arial" w:hAnsi="Arial" w:cs="Arial" w:hint="eastAsia"/>
        </w:rPr>
        <w:t>via</w:t>
      </w:r>
      <w:r w:rsidR="00445D31" w:rsidRPr="0061158C">
        <w:rPr>
          <w:rFonts w:ascii="Arial" w:hAnsi="Arial" w:cs="Arial"/>
        </w:rPr>
        <w:t xml:space="preserve"> synchronous generation</w:t>
      </w:r>
      <w:r w:rsidR="00C87CF5" w:rsidRPr="008160DB">
        <w:rPr>
          <w:rFonts w:ascii="Arial" w:hAnsi="Arial" w:cs="Arial"/>
        </w:rPr>
        <w:t>.</w:t>
      </w:r>
      <w:r w:rsidR="009F1E28">
        <w:rPr>
          <w:rFonts w:ascii="Arial" w:hAnsi="Arial" w:cs="Arial" w:hint="eastAsia"/>
        </w:rPr>
        <w:t xml:space="preserve"> </w:t>
      </w:r>
      <w:r w:rsidR="00FC2817" w:rsidRPr="00FA74FA">
        <w:rPr>
          <w:rFonts w:ascii="Arial" w:hAnsi="Arial" w:cs="Arial"/>
        </w:rPr>
        <w:t xml:space="preserve">Importantly, PHS also contributes to </w:t>
      </w:r>
      <w:r w:rsidR="00FC2817" w:rsidRPr="00FA74FA">
        <w:rPr>
          <w:rFonts w:ascii="Arial" w:hAnsi="Arial" w:cs="Arial"/>
          <w:highlight w:val="green"/>
        </w:rPr>
        <w:t>seasonal flexibility</w:t>
      </w:r>
      <w:r w:rsidR="00FC2817" w:rsidRPr="00FA74FA">
        <w:rPr>
          <w:rFonts w:ascii="Arial" w:hAnsi="Arial" w:cs="Arial"/>
        </w:rPr>
        <w:t xml:space="preserve"> by </w:t>
      </w:r>
      <w:r w:rsidR="00C74CCF" w:rsidRPr="00362D80">
        <w:rPr>
          <w:rFonts w:ascii="Arial" w:hAnsi="Arial" w:cs="Arial"/>
        </w:rPr>
        <w:t xml:space="preserve">storing energy </w:t>
      </w:r>
      <w:r w:rsidR="00FC2817" w:rsidRPr="00FA74FA">
        <w:rPr>
          <w:rFonts w:ascii="Arial" w:hAnsi="Arial" w:cs="Arial"/>
        </w:rPr>
        <w:t>in large reservoirs over extended periods</w:t>
      </w:r>
      <w:r w:rsidR="00C74CCF">
        <w:rPr>
          <w:rFonts w:ascii="Arial" w:hAnsi="Arial" w:cs="Arial" w:hint="eastAsia"/>
        </w:rPr>
        <w:t xml:space="preserve">, </w:t>
      </w:r>
      <w:r w:rsidR="00FC2817" w:rsidRPr="00FA74FA">
        <w:rPr>
          <w:rFonts w:ascii="Arial" w:hAnsi="Arial" w:cs="Arial"/>
        </w:rPr>
        <w:t>help</w:t>
      </w:r>
      <w:r w:rsidR="00C74CCF">
        <w:rPr>
          <w:rFonts w:ascii="Arial" w:hAnsi="Arial" w:cs="Arial" w:hint="eastAsia"/>
        </w:rPr>
        <w:t>ing</w:t>
      </w:r>
      <w:r w:rsidR="00FC2817" w:rsidRPr="00FA74FA">
        <w:rPr>
          <w:rFonts w:ascii="Arial" w:hAnsi="Arial" w:cs="Arial"/>
        </w:rPr>
        <w:t xml:space="preserve"> mitigate structural mismatches between </w:t>
      </w:r>
      <w:r w:rsidR="00C74CCF">
        <w:rPr>
          <w:rFonts w:ascii="Arial" w:hAnsi="Arial" w:cs="Arial" w:hint="eastAsia"/>
        </w:rPr>
        <w:t>generation</w:t>
      </w:r>
      <w:r w:rsidR="00FC2817" w:rsidRPr="00FA74FA">
        <w:rPr>
          <w:rFonts w:ascii="Arial" w:hAnsi="Arial" w:cs="Arial"/>
        </w:rPr>
        <w:t xml:space="preserve"> and demand</w:t>
      </w:r>
      <w:r w:rsidR="009845D0">
        <w:rPr>
          <w:rFonts w:ascii="Arial" w:hAnsi="Arial" w:cs="Arial" w:hint="eastAsia"/>
        </w:rPr>
        <w:t>,</w:t>
      </w:r>
      <w:r w:rsidR="00FC2817">
        <w:rPr>
          <w:rFonts w:ascii="Arial" w:hAnsi="Arial" w:cs="Arial" w:hint="eastAsia"/>
        </w:rPr>
        <w:t xml:space="preserve"> </w:t>
      </w:r>
      <w:r w:rsidR="00FC2817" w:rsidRPr="00FA74FA">
        <w:rPr>
          <w:rFonts w:ascii="Arial" w:hAnsi="Arial" w:cs="Arial"/>
        </w:rPr>
        <w:t xml:space="preserve">particularly during prolonged periods of low renewable output, such as </w:t>
      </w:r>
      <w:proofErr w:type="spellStart"/>
      <w:r w:rsidR="00FC2817" w:rsidRPr="00FA74FA">
        <w:rPr>
          <w:rFonts w:ascii="Arial" w:hAnsi="Arial" w:cs="Arial"/>
        </w:rPr>
        <w:t>Dunkelflaute</w:t>
      </w:r>
      <w:proofErr w:type="spellEnd"/>
      <w:r w:rsidR="00FC2817" w:rsidRPr="00FA74FA">
        <w:rPr>
          <w:rFonts w:ascii="Arial" w:hAnsi="Arial" w:cs="Arial"/>
        </w:rPr>
        <w:t xml:space="preserve"> events. </w:t>
      </w:r>
      <w:r w:rsidR="00FA74FA" w:rsidRPr="00FA74FA">
        <w:rPr>
          <w:rFonts w:ascii="Arial" w:hAnsi="Arial" w:cs="Arial"/>
        </w:rPr>
        <w:t xml:space="preserve">With its </w:t>
      </w:r>
      <w:r w:rsidR="00FA74FA" w:rsidRPr="00FA74FA">
        <w:rPr>
          <w:rFonts w:ascii="Arial" w:hAnsi="Arial" w:cs="Arial"/>
          <w:highlight w:val="yellow"/>
        </w:rPr>
        <w:t>high capacity, long discharge duration, and ability to stabilize grid conditions across multiple timescales</w:t>
      </w:r>
      <w:r w:rsidR="00FA74FA" w:rsidRPr="00FA74FA">
        <w:rPr>
          <w:rFonts w:ascii="Arial" w:hAnsi="Arial" w:cs="Arial"/>
        </w:rPr>
        <w:t xml:space="preserve">, PHS serves as a cornerstone </w:t>
      </w:r>
      <w:r w:rsidR="00FC2817" w:rsidRPr="00021FC0">
        <w:rPr>
          <w:rFonts w:ascii="Arial" w:hAnsi="Arial" w:cs="Arial"/>
        </w:rPr>
        <w:t xml:space="preserve">for system adequacy and </w:t>
      </w:r>
      <w:r w:rsidR="003638DF" w:rsidRPr="00362D80">
        <w:rPr>
          <w:rFonts w:ascii="Arial" w:hAnsi="Arial" w:cs="Arial"/>
        </w:rPr>
        <w:t xml:space="preserve">reliability </w:t>
      </w:r>
      <w:r w:rsidR="00FC2817" w:rsidRPr="00021FC0">
        <w:rPr>
          <w:rFonts w:ascii="Arial" w:hAnsi="Arial" w:cs="Arial"/>
        </w:rPr>
        <w:t xml:space="preserve">in </w:t>
      </w:r>
      <w:r w:rsidR="00FC2817">
        <w:rPr>
          <w:rFonts w:ascii="Arial" w:hAnsi="Arial" w:cs="Arial" w:hint="eastAsia"/>
        </w:rPr>
        <w:t>clean</w:t>
      </w:r>
      <w:r w:rsidR="00FA74FA" w:rsidRPr="00FA74FA">
        <w:rPr>
          <w:rFonts w:ascii="Arial" w:hAnsi="Arial" w:cs="Arial"/>
        </w:rPr>
        <w:t xml:space="preserve"> energy systems.</w:t>
      </w:r>
    </w:p>
    <w:p w14:paraId="12941234" w14:textId="4673A833" w:rsidR="00AF1CC6" w:rsidRPr="000B3824" w:rsidRDefault="00466A2E" w:rsidP="00820A24">
      <w:pPr>
        <w:jc w:val="left"/>
        <w:rPr>
          <w:rFonts w:ascii="Arial" w:hAnsi="Arial" w:cs="Arial"/>
        </w:rPr>
      </w:pPr>
      <w:r w:rsidRPr="00E162E4">
        <w:rPr>
          <w:rFonts w:ascii="Arial" w:hAnsi="Arial" w:cs="Arial"/>
        </w:rPr>
        <w:t xml:space="preserve">CAES and LAES </w:t>
      </w:r>
      <w:r w:rsidR="00A77983" w:rsidRPr="009F1E28">
        <w:rPr>
          <w:rFonts w:ascii="Arial" w:hAnsi="Arial" w:cs="Arial"/>
        </w:rPr>
        <w:t xml:space="preserve">are </w:t>
      </w:r>
      <w:r w:rsidR="00A77983" w:rsidRPr="001B4A01">
        <w:rPr>
          <w:rFonts w:ascii="Arial" w:hAnsi="Arial" w:cs="Arial"/>
          <w:highlight w:val="yellow"/>
        </w:rPr>
        <w:t xml:space="preserve">long-duration </w:t>
      </w:r>
      <w:r w:rsidR="00A96380" w:rsidRPr="00926CF0">
        <w:rPr>
          <w:rFonts w:ascii="Arial" w:hAnsi="Arial" w:cs="Arial"/>
          <w:highlight w:val="yellow"/>
        </w:rPr>
        <w:t>flexibility</w:t>
      </w:r>
      <w:r w:rsidR="00A96380" w:rsidRPr="00926CF0">
        <w:rPr>
          <w:rFonts w:ascii="Arial" w:hAnsi="Arial" w:cs="Arial"/>
        </w:rPr>
        <w:t xml:space="preserve"> </w:t>
      </w:r>
      <w:r w:rsidR="00A77983" w:rsidRPr="009F1E28">
        <w:rPr>
          <w:rFonts w:ascii="Arial" w:hAnsi="Arial" w:cs="Arial"/>
        </w:rPr>
        <w:t xml:space="preserve">technologies based on </w:t>
      </w:r>
      <w:r w:rsidR="00A77983" w:rsidRPr="001B4A01">
        <w:rPr>
          <w:rFonts w:ascii="Arial" w:hAnsi="Arial" w:cs="Arial"/>
          <w:highlight w:val="yellow"/>
        </w:rPr>
        <w:t xml:space="preserve">mechanical </w:t>
      </w:r>
      <w:r w:rsidR="00A96380" w:rsidRPr="001B4A01">
        <w:rPr>
          <w:rFonts w:ascii="Arial" w:hAnsi="Arial" w:cs="Arial" w:hint="eastAsia"/>
          <w:highlight w:val="yellow"/>
        </w:rPr>
        <w:t xml:space="preserve">energy </w:t>
      </w:r>
      <w:r w:rsidR="00A77983" w:rsidRPr="001B4A01">
        <w:rPr>
          <w:rFonts w:ascii="Arial" w:hAnsi="Arial" w:cs="Arial"/>
          <w:highlight w:val="yellow"/>
        </w:rPr>
        <w:t>conversion and storage</w:t>
      </w:r>
      <w:r w:rsidRPr="00E162E4">
        <w:rPr>
          <w:rFonts w:ascii="Arial" w:hAnsi="Arial" w:cs="Arial"/>
        </w:rPr>
        <w:t xml:space="preserve">. CAES </w:t>
      </w:r>
      <w:r w:rsidR="00A96380" w:rsidRPr="00926CF0">
        <w:rPr>
          <w:rFonts w:ascii="Arial" w:hAnsi="Arial" w:cs="Arial"/>
        </w:rPr>
        <w:t xml:space="preserve">operates </w:t>
      </w:r>
      <w:r w:rsidRPr="00E162E4">
        <w:rPr>
          <w:rFonts w:ascii="Arial" w:hAnsi="Arial" w:cs="Arial"/>
        </w:rPr>
        <w:t>by compressing air and storing it in</w:t>
      </w:r>
      <w:r w:rsidR="00680F00">
        <w:rPr>
          <w:rFonts w:ascii="Arial" w:hAnsi="Arial" w:cs="Arial" w:hint="eastAsia"/>
        </w:rPr>
        <w:t>to</w:t>
      </w:r>
      <w:r w:rsidRPr="00E162E4">
        <w:rPr>
          <w:rFonts w:ascii="Arial" w:hAnsi="Arial" w:cs="Arial"/>
        </w:rPr>
        <w:t xml:space="preserve"> underground caverns or </w:t>
      </w:r>
      <w:r w:rsidR="00A96380" w:rsidRPr="00926CF0">
        <w:rPr>
          <w:rFonts w:ascii="Arial" w:hAnsi="Arial" w:cs="Arial"/>
        </w:rPr>
        <w:t xml:space="preserve">aboveground </w:t>
      </w:r>
      <w:r w:rsidRPr="00E162E4">
        <w:rPr>
          <w:rFonts w:ascii="Arial" w:hAnsi="Arial" w:cs="Arial"/>
        </w:rPr>
        <w:t>tanks during periods of low demand</w:t>
      </w:r>
      <w:r w:rsidR="00A96380" w:rsidRPr="00A96380">
        <w:rPr>
          <w:rFonts w:ascii="Arial" w:hAnsi="Arial" w:cs="Arial"/>
        </w:rPr>
        <w:t xml:space="preserve"> </w:t>
      </w:r>
      <w:r w:rsidR="00A96380" w:rsidRPr="00926CF0">
        <w:rPr>
          <w:rFonts w:ascii="Arial" w:hAnsi="Arial" w:cs="Arial"/>
        </w:rPr>
        <w:t>or high renewable output</w:t>
      </w:r>
      <w:r w:rsidRPr="00E162E4">
        <w:rPr>
          <w:rFonts w:ascii="Arial" w:hAnsi="Arial" w:cs="Arial"/>
        </w:rPr>
        <w:t xml:space="preserve">, then releasing it to drive turbines when electricity is needed. </w:t>
      </w:r>
      <w:r w:rsidR="00A96380">
        <w:rPr>
          <w:rFonts w:ascii="Arial" w:hAnsi="Arial" w:cs="Arial" w:hint="eastAsia"/>
        </w:rPr>
        <w:t>With</w:t>
      </w:r>
      <w:r w:rsidR="00A77983">
        <w:rPr>
          <w:rFonts w:ascii="Arial" w:hAnsi="Arial" w:cs="Arial" w:hint="eastAsia"/>
        </w:rPr>
        <w:t xml:space="preserve"> </w:t>
      </w:r>
      <w:r w:rsidR="00A77983" w:rsidRPr="0088484E">
        <w:rPr>
          <w:rFonts w:ascii="Arial" w:hAnsi="Arial" w:cs="Arial"/>
          <w:highlight w:val="green"/>
        </w:rPr>
        <w:t>response times of several minutes</w:t>
      </w:r>
      <w:r w:rsidR="00A77983">
        <w:rPr>
          <w:rFonts w:ascii="Arial" w:hAnsi="Arial" w:cs="Arial" w:hint="eastAsia"/>
        </w:rPr>
        <w:t xml:space="preserve"> and</w:t>
      </w:r>
      <w:r w:rsidRPr="00E162E4">
        <w:rPr>
          <w:rFonts w:ascii="Arial" w:hAnsi="Arial" w:cs="Arial"/>
        </w:rPr>
        <w:t xml:space="preserve"> </w:t>
      </w:r>
      <w:r w:rsidRPr="0038715C">
        <w:rPr>
          <w:rFonts w:ascii="Arial" w:hAnsi="Arial" w:cs="Arial"/>
          <w:highlight w:val="green"/>
        </w:rPr>
        <w:t>discharge durations of 8</w:t>
      </w:r>
      <w:r>
        <w:rPr>
          <w:rFonts w:ascii="Arial" w:hAnsi="Arial" w:cs="Arial" w:hint="eastAsia"/>
          <w:highlight w:val="green"/>
        </w:rPr>
        <w:t>-</w:t>
      </w:r>
      <w:r w:rsidRPr="0038715C">
        <w:rPr>
          <w:rFonts w:ascii="Arial" w:hAnsi="Arial" w:cs="Arial"/>
          <w:highlight w:val="green"/>
        </w:rPr>
        <w:t>24 hours</w:t>
      </w:r>
      <w:r w:rsidRPr="00E162E4">
        <w:rPr>
          <w:rFonts w:ascii="Arial" w:hAnsi="Arial" w:cs="Arial"/>
        </w:rPr>
        <w:t xml:space="preserve">, </w:t>
      </w:r>
      <w:r w:rsidR="00A96380" w:rsidRPr="00926CF0">
        <w:rPr>
          <w:rFonts w:ascii="Arial" w:hAnsi="Arial" w:cs="Arial"/>
        </w:rPr>
        <w:t>CAES is well</w:t>
      </w:r>
      <w:r w:rsidR="00407B32">
        <w:rPr>
          <w:rFonts w:ascii="Arial" w:hAnsi="Arial" w:cs="Arial" w:hint="eastAsia"/>
        </w:rPr>
        <w:t xml:space="preserve"> </w:t>
      </w:r>
      <w:r w:rsidR="00A96380" w:rsidRPr="00926CF0">
        <w:rPr>
          <w:rFonts w:ascii="Arial" w:hAnsi="Arial" w:cs="Arial"/>
        </w:rPr>
        <w:t xml:space="preserve">suited for </w:t>
      </w:r>
      <w:r w:rsidR="00A96380" w:rsidRPr="00926CF0">
        <w:rPr>
          <w:rFonts w:ascii="Arial" w:hAnsi="Arial" w:cs="Arial"/>
          <w:highlight w:val="cyan"/>
        </w:rPr>
        <w:t xml:space="preserve">daily </w:t>
      </w:r>
      <w:r w:rsidR="00F10B5D" w:rsidRPr="00163348">
        <w:rPr>
          <w:rFonts w:ascii="Arial" w:hAnsi="Arial" w:cs="Arial"/>
          <w:highlight w:val="cyan"/>
        </w:rPr>
        <w:t>load shifting</w:t>
      </w:r>
      <w:r w:rsidR="00F10B5D" w:rsidRPr="009F1E28">
        <w:rPr>
          <w:rFonts w:ascii="Arial" w:hAnsi="Arial" w:cs="Arial"/>
        </w:rPr>
        <w:t xml:space="preserve">, </w:t>
      </w:r>
      <w:r w:rsidR="00A96380" w:rsidRPr="00926CF0">
        <w:rPr>
          <w:rFonts w:ascii="Arial" w:hAnsi="Arial" w:cs="Arial"/>
          <w:highlight w:val="cyan"/>
        </w:rPr>
        <w:t>intra-day</w:t>
      </w:r>
      <w:r w:rsidR="00A96380" w:rsidRPr="00163348">
        <w:rPr>
          <w:rFonts w:ascii="Arial" w:hAnsi="Arial" w:cs="Arial" w:hint="eastAsia"/>
          <w:highlight w:val="cyan"/>
        </w:rPr>
        <w:t xml:space="preserve"> power</w:t>
      </w:r>
      <w:r w:rsidR="00F10B5D" w:rsidRPr="00163348">
        <w:rPr>
          <w:rFonts w:ascii="Arial" w:hAnsi="Arial" w:cs="Arial"/>
          <w:highlight w:val="cyan"/>
        </w:rPr>
        <w:t xml:space="preserve"> </w:t>
      </w:r>
      <w:r w:rsidR="00F10B5D" w:rsidRPr="00A96380">
        <w:rPr>
          <w:rFonts w:ascii="Arial" w:hAnsi="Arial" w:cs="Arial"/>
          <w:highlight w:val="cyan"/>
        </w:rPr>
        <w:t>balancing</w:t>
      </w:r>
      <w:r w:rsidR="00F10B5D" w:rsidRPr="009F1E28">
        <w:rPr>
          <w:rFonts w:ascii="Arial" w:hAnsi="Arial" w:cs="Arial"/>
        </w:rPr>
        <w:t xml:space="preserve">, and </w:t>
      </w:r>
      <w:r w:rsidR="00A96380" w:rsidRPr="00926CF0">
        <w:rPr>
          <w:rFonts w:ascii="Arial" w:hAnsi="Arial" w:cs="Arial"/>
        </w:rPr>
        <w:t xml:space="preserve">providing </w:t>
      </w:r>
      <w:r w:rsidR="00A96380" w:rsidRPr="00926CF0">
        <w:rPr>
          <w:rFonts w:ascii="Arial" w:hAnsi="Arial" w:cs="Arial"/>
          <w:highlight w:val="cyan"/>
        </w:rPr>
        <w:t xml:space="preserve">backup capacity during extended </w:t>
      </w:r>
      <w:proofErr w:type="spellStart"/>
      <w:r w:rsidR="00A96380" w:rsidRPr="00926CF0">
        <w:rPr>
          <w:rFonts w:ascii="Arial" w:hAnsi="Arial" w:cs="Arial"/>
          <w:highlight w:val="cyan"/>
        </w:rPr>
        <w:t>vRES</w:t>
      </w:r>
      <w:proofErr w:type="spellEnd"/>
      <w:r w:rsidR="00A96380" w:rsidRPr="00926CF0">
        <w:rPr>
          <w:rFonts w:ascii="Arial" w:hAnsi="Arial" w:cs="Arial"/>
          <w:highlight w:val="cyan"/>
        </w:rPr>
        <w:t xml:space="preserve"> </w:t>
      </w:r>
      <w:r w:rsidR="00163348" w:rsidRPr="001B4A01">
        <w:rPr>
          <w:rFonts w:ascii="Arial" w:hAnsi="Arial" w:cs="Arial"/>
          <w:highlight w:val="cyan"/>
        </w:rPr>
        <w:t>shortfalls</w:t>
      </w:r>
      <w:r w:rsidR="00A96380" w:rsidRPr="00926CF0">
        <w:rPr>
          <w:rFonts w:ascii="Arial" w:hAnsi="Arial" w:cs="Arial"/>
        </w:rPr>
        <w:t xml:space="preserve">, such as </w:t>
      </w:r>
      <w:r w:rsidR="00163348" w:rsidRPr="009A0F38">
        <w:rPr>
          <w:rFonts w:ascii="Arial" w:hAnsi="Arial" w:cs="Arial"/>
        </w:rPr>
        <w:t>those experienced during</w:t>
      </w:r>
      <w:r w:rsidR="00A96380" w:rsidRPr="00926CF0">
        <w:rPr>
          <w:rFonts w:ascii="Arial" w:hAnsi="Arial" w:cs="Arial"/>
        </w:rPr>
        <w:t xml:space="preserve"> </w:t>
      </w:r>
      <w:proofErr w:type="spellStart"/>
      <w:r w:rsidR="00A96380" w:rsidRPr="00926CF0">
        <w:rPr>
          <w:rFonts w:ascii="Arial" w:hAnsi="Arial" w:cs="Arial"/>
        </w:rPr>
        <w:t>Dunkelflaute</w:t>
      </w:r>
      <w:proofErr w:type="spellEnd"/>
      <w:r w:rsidR="00A96380" w:rsidRPr="00926CF0">
        <w:rPr>
          <w:rFonts w:ascii="Arial" w:hAnsi="Arial" w:cs="Arial"/>
        </w:rPr>
        <w:t xml:space="preserve"> events</w:t>
      </w:r>
      <w:r w:rsidRPr="00E162E4">
        <w:rPr>
          <w:rFonts w:ascii="Arial" w:hAnsi="Arial" w:cs="Arial"/>
        </w:rPr>
        <w:t xml:space="preserve">. LAES, in contrast, liquefies ambient air using </w:t>
      </w:r>
      <w:r w:rsidR="001B4A01" w:rsidRPr="001B4A01">
        <w:rPr>
          <w:rFonts w:ascii="Arial" w:hAnsi="Arial" w:cs="Arial"/>
        </w:rPr>
        <w:t xml:space="preserve">surplus </w:t>
      </w:r>
      <w:r w:rsidR="00A96380" w:rsidRPr="00926CF0">
        <w:rPr>
          <w:rFonts w:ascii="Arial" w:hAnsi="Arial" w:cs="Arial"/>
        </w:rPr>
        <w:t xml:space="preserve">renewable </w:t>
      </w:r>
      <w:r w:rsidRPr="00E162E4">
        <w:rPr>
          <w:rFonts w:ascii="Arial" w:hAnsi="Arial" w:cs="Arial"/>
        </w:rPr>
        <w:t xml:space="preserve">electricity and stores it in insulated </w:t>
      </w:r>
      <w:r w:rsidR="001B4A01" w:rsidRPr="001B4A01">
        <w:rPr>
          <w:rFonts w:ascii="Arial" w:hAnsi="Arial" w:cs="Arial"/>
        </w:rPr>
        <w:t xml:space="preserve">cryogenic </w:t>
      </w:r>
      <w:r w:rsidRPr="00E162E4">
        <w:rPr>
          <w:rFonts w:ascii="Arial" w:hAnsi="Arial" w:cs="Arial"/>
        </w:rPr>
        <w:t>tanks</w:t>
      </w:r>
      <w:r w:rsidR="000C2851">
        <w:rPr>
          <w:rFonts w:ascii="Arial" w:hAnsi="Arial" w:cs="Arial" w:hint="eastAsia"/>
        </w:rPr>
        <w:t>.</w:t>
      </w:r>
      <w:r w:rsidR="000C2851" w:rsidRPr="000C2851">
        <w:rPr>
          <w:rFonts w:ascii="Arial" w:hAnsi="Arial" w:cs="Arial"/>
        </w:rPr>
        <w:t xml:space="preserve"> </w:t>
      </w:r>
      <w:r w:rsidR="000C2851" w:rsidRPr="00926CF0">
        <w:rPr>
          <w:rFonts w:ascii="Arial" w:hAnsi="Arial" w:cs="Arial"/>
        </w:rPr>
        <w:t xml:space="preserve">When needed, the air is </w:t>
      </w:r>
      <w:proofErr w:type="spellStart"/>
      <w:r w:rsidR="000C2851" w:rsidRPr="00926CF0">
        <w:rPr>
          <w:rFonts w:ascii="Arial" w:hAnsi="Arial" w:cs="Arial"/>
        </w:rPr>
        <w:t>regasified</w:t>
      </w:r>
      <w:proofErr w:type="spellEnd"/>
      <w:r w:rsidR="000C2851" w:rsidRPr="00926CF0">
        <w:rPr>
          <w:rFonts w:ascii="Arial" w:hAnsi="Arial" w:cs="Arial"/>
        </w:rPr>
        <w:t xml:space="preserve"> and expanded through turbines to generate electricity.</w:t>
      </w:r>
      <w:r w:rsidR="0079170A">
        <w:rPr>
          <w:rFonts w:ascii="Arial" w:hAnsi="Arial" w:cs="Arial" w:hint="eastAsia"/>
        </w:rPr>
        <w:t xml:space="preserve"> </w:t>
      </w:r>
      <w:r w:rsidR="00926CF0" w:rsidRPr="00926CF0">
        <w:rPr>
          <w:rFonts w:ascii="Arial" w:hAnsi="Arial" w:cs="Arial"/>
        </w:rPr>
        <w:t xml:space="preserve">LAES typically delivers </w:t>
      </w:r>
      <w:r w:rsidR="00926CF0" w:rsidRPr="00926CF0">
        <w:rPr>
          <w:rFonts w:ascii="Arial" w:hAnsi="Arial" w:cs="Arial"/>
          <w:highlight w:val="green"/>
        </w:rPr>
        <w:t>sub-10-minute response times</w:t>
      </w:r>
      <w:r w:rsidR="00926CF0" w:rsidRPr="00926CF0">
        <w:rPr>
          <w:rFonts w:ascii="Arial" w:hAnsi="Arial" w:cs="Arial"/>
        </w:rPr>
        <w:t xml:space="preserve"> and </w:t>
      </w:r>
      <w:r w:rsidR="00926CF0" w:rsidRPr="00926CF0">
        <w:rPr>
          <w:rFonts w:ascii="Arial" w:hAnsi="Arial" w:cs="Arial"/>
          <w:highlight w:val="green"/>
        </w:rPr>
        <w:t>6 to 20+ hours of storage</w:t>
      </w:r>
      <w:r w:rsidR="00926CF0" w:rsidRPr="00926CF0">
        <w:rPr>
          <w:rFonts w:ascii="Arial" w:hAnsi="Arial" w:cs="Arial"/>
        </w:rPr>
        <w:t xml:space="preserve">, making it a highly </w:t>
      </w:r>
      <w:r w:rsidR="005A056E" w:rsidRPr="001B4A01">
        <w:rPr>
          <w:rFonts w:ascii="Arial" w:hAnsi="Arial" w:cs="Arial"/>
        </w:rPr>
        <w:t xml:space="preserve">adaptable </w:t>
      </w:r>
      <w:r w:rsidR="00926CF0" w:rsidRPr="00926CF0">
        <w:rPr>
          <w:rFonts w:ascii="Arial" w:hAnsi="Arial" w:cs="Arial"/>
        </w:rPr>
        <w:t xml:space="preserve">solution for </w:t>
      </w:r>
      <w:r w:rsidR="00926CF0" w:rsidRPr="00926CF0">
        <w:rPr>
          <w:rFonts w:ascii="Arial" w:hAnsi="Arial" w:cs="Arial"/>
          <w:highlight w:val="green"/>
        </w:rPr>
        <w:t>real-time operational support, peak demand management, and resilience</w:t>
      </w:r>
      <w:r w:rsidR="00D33D03" w:rsidRPr="00D33D03">
        <w:rPr>
          <w:rFonts w:ascii="Arial" w:hAnsi="Arial" w:cs="Arial" w:hint="eastAsia"/>
          <w:highlight w:val="green"/>
        </w:rPr>
        <w:t xml:space="preserve"> </w:t>
      </w:r>
      <w:r w:rsidR="00D33D03" w:rsidRPr="00D33D03">
        <w:rPr>
          <w:rFonts w:ascii="Arial" w:hAnsi="Arial" w:cs="Arial"/>
          <w:highlight w:val="green"/>
        </w:rPr>
        <w:t>enhancement</w:t>
      </w:r>
      <w:r w:rsidR="00926CF0" w:rsidRPr="00926CF0">
        <w:rPr>
          <w:rFonts w:ascii="Arial" w:hAnsi="Arial" w:cs="Arial"/>
        </w:rPr>
        <w:t xml:space="preserve">. Its modular deployment and compatibility with urban and industrial settings also enable geographically distributed flexibility, helping alleviate congestion and support local grid stability. </w:t>
      </w:r>
      <w:r w:rsidR="00EE7855" w:rsidRPr="001B4A01">
        <w:rPr>
          <w:rFonts w:ascii="Arial" w:hAnsi="Arial" w:cs="Arial"/>
        </w:rPr>
        <w:t>Together, CAES and LAES extend the duration and scope of energy storage services in clean energy systems, enabling more reliable integration of variable renewables and bolstering system resilience across multiple timescales.</w:t>
      </w:r>
    </w:p>
    <w:p w14:paraId="5FCE1C4A" w14:textId="742C21B2" w:rsidR="008B3146" w:rsidRPr="008B3146" w:rsidRDefault="00CD0C83" w:rsidP="008B3146">
      <w:pPr>
        <w:jc w:val="left"/>
        <w:rPr>
          <w:rFonts w:ascii="Arial" w:hAnsi="Arial" w:cs="Arial"/>
          <w:b/>
          <w:bCs/>
        </w:rPr>
      </w:pPr>
      <w:r>
        <w:rPr>
          <w:rFonts w:ascii="Arial" w:hAnsi="Arial" w:cs="Arial" w:hint="eastAsia"/>
          <w:b/>
          <w:bCs/>
        </w:rPr>
        <w:t>Grid</w:t>
      </w:r>
      <w:r w:rsidR="008C1478" w:rsidRPr="008C1478">
        <w:rPr>
          <w:rFonts w:ascii="Arial" w:hAnsi="Arial" w:cs="Arial"/>
          <w:b/>
          <w:bCs/>
        </w:rPr>
        <w:t xml:space="preserve"> interconnectors</w:t>
      </w:r>
      <w:r w:rsidR="008B3146">
        <w:rPr>
          <w:rFonts w:ascii="Arial" w:hAnsi="Arial" w:cs="Arial" w:hint="eastAsia"/>
          <w:b/>
          <w:bCs/>
        </w:rPr>
        <w:t xml:space="preserve"> [</w:t>
      </w:r>
      <w:r w:rsidR="00EB6602">
        <w:rPr>
          <w:rFonts w:ascii="Arial" w:hAnsi="Arial" w:cs="Arial" w:hint="eastAsia"/>
          <w:b/>
          <w:bCs/>
        </w:rPr>
        <w:t>3</w:t>
      </w:r>
      <w:r w:rsidR="0072713E">
        <w:rPr>
          <w:rFonts w:ascii="Arial" w:hAnsi="Arial" w:cs="Arial" w:hint="eastAsia"/>
          <w:b/>
          <w:bCs/>
        </w:rPr>
        <w:t>4</w:t>
      </w:r>
      <w:r w:rsidR="003D4AAC">
        <w:rPr>
          <w:rFonts w:ascii="Arial" w:hAnsi="Arial" w:cs="Arial" w:hint="eastAsia"/>
          <w:b/>
          <w:bCs/>
        </w:rPr>
        <w:t>5</w:t>
      </w:r>
      <w:r w:rsidR="008B3146">
        <w:rPr>
          <w:rFonts w:ascii="Arial" w:hAnsi="Arial" w:cs="Arial" w:hint="eastAsia"/>
          <w:b/>
          <w:bCs/>
        </w:rPr>
        <w:t>]</w:t>
      </w:r>
    </w:p>
    <w:p w14:paraId="60B787F5" w14:textId="2B0A582D" w:rsidR="00756938" w:rsidRPr="00DE5312" w:rsidRDefault="007B7A2C" w:rsidP="00BE0636">
      <w:pPr>
        <w:jc w:val="left"/>
        <w:rPr>
          <w:rFonts w:ascii="Arial" w:hAnsi="Arial" w:cs="Arial"/>
          <w:color w:val="000000" w:themeColor="text1"/>
        </w:rPr>
      </w:pPr>
      <w:r w:rsidRPr="00030B7C">
        <w:rPr>
          <w:rFonts w:ascii="Arial" w:hAnsi="Arial" w:cs="Arial"/>
          <w:color w:val="000000" w:themeColor="text1"/>
        </w:rPr>
        <w:t xml:space="preserve">Grid interconnectors are </w:t>
      </w:r>
      <w:r w:rsidRPr="0017551E">
        <w:rPr>
          <w:rFonts w:ascii="Arial" w:hAnsi="Arial" w:cs="Arial"/>
          <w:color w:val="000000" w:themeColor="text1"/>
          <w:highlight w:val="yellow"/>
        </w:rPr>
        <w:t>high-capacity transmission links</w:t>
      </w:r>
      <w:r w:rsidRPr="00030B7C">
        <w:rPr>
          <w:rFonts w:ascii="Arial" w:hAnsi="Arial" w:cs="Arial" w:hint="eastAsia"/>
          <w:color w:val="000000" w:themeColor="text1"/>
        </w:rPr>
        <w:t xml:space="preserve"> </w:t>
      </w:r>
      <w:r w:rsidRPr="00030B7C">
        <w:rPr>
          <w:rFonts w:ascii="Arial" w:hAnsi="Arial" w:cs="Arial"/>
          <w:color w:val="000000" w:themeColor="text1"/>
        </w:rPr>
        <w:t>–</w:t>
      </w:r>
      <w:r w:rsidRPr="00030B7C">
        <w:rPr>
          <w:rFonts w:ascii="Arial" w:hAnsi="Arial" w:cs="Arial" w:hint="eastAsia"/>
          <w:color w:val="000000" w:themeColor="text1"/>
        </w:rPr>
        <w:t xml:space="preserve"> </w:t>
      </w:r>
      <w:r w:rsidRPr="00030B7C">
        <w:rPr>
          <w:rFonts w:ascii="Arial" w:hAnsi="Arial" w:cs="Arial"/>
          <w:color w:val="000000" w:themeColor="text1"/>
        </w:rPr>
        <w:t>typically</w:t>
      </w:r>
      <w:r w:rsidRPr="00030B7C">
        <w:rPr>
          <w:rFonts w:ascii="Arial" w:hAnsi="Arial" w:cs="Arial" w:hint="eastAsia"/>
          <w:color w:val="000000" w:themeColor="text1"/>
        </w:rPr>
        <w:t xml:space="preserve"> </w:t>
      </w:r>
      <w:r w:rsidR="002F05E9" w:rsidRPr="002F05E9">
        <w:rPr>
          <w:rFonts w:ascii="Arial" w:hAnsi="Arial" w:cs="Arial"/>
          <w:color w:val="000000" w:themeColor="text1"/>
        </w:rPr>
        <w:t xml:space="preserve">utilizing </w:t>
      </w:r>
      <w:r w:rsidRPr="00030B7C">
        <w:rPr>
          <w:rFonts w:ascii="Arial" w:hAnsi="Arial" w:cs="Arial"/>
          <w:color w:val="000000" w:themeColor="text1"/>
        </w:rPr>
        <w:t>high-voltage alternating current (HVAC) or high-voltage direct current (HVDC) technologies</w:t>
      </w:r>
      <w:r w:rsidRPr="00030B7C">
        <w:rPr>
          <w:rFonts w:ascii="Arial" w:hAnsi="Arial" w:cs="Arial" w:hint="eastAsia"/>
          <w:color w:val="000000" w:themeColor="text1"/>
        </w:rPr>
        <w:t xml:space="preserve"> </w:t>
      </w:r>
      <w:r w:rsidRPr="00030B7C">
        <w:rPr>
          <w:rFonts w:ascii="Arial" w:hAnsi="Arial" w:cs="Arial"/>
          <w:color w:val="000000" w:themeColor="text1"/>
        </w:rPr>
        <w:t>–</w:t>
      </w:r>
      <w:r w:rsidRPr="00030B7C">
        <w:rPr>
          <w:rFonts w:ascii="Arial" w:hAnsi="Arial" w:cs="Arial" w:hint="eastAsia"/>
          <w:color w:val="000000" w:themeColor="text1"/>
        </w:rPr>
        <w:t xml:space="preserve"> </w:t>
      </w:r>
      <w:r w:rsidRPr="00030B7C">
        <w:rPr>
          <w:rFonts w:ascii="Arial" w:hAnsi="Arial" w:cs="Arial"/>
          <w:color w:val="000000" w:themeColor="text1"/>
        </w:rPr>
        <w:t>that</w:t>
      </w:r>
      <w:r w:rsidRPr="00030B7C">
        <w:rPr>
          <w:rFonts w:ascii="Arial" w:hAnsi="Arial" w:cs="Arial" w:hint="eastAsia"/>
          <w:color w:val="000000" w:themeColor="text1"/>
        </w:rPr>
        <w:t xml:space="preserve"> </w:t>
      </w:r>
      <w:r w:rsidR="001E4910" w:rsidRPr="00030B7C">
        <w:rPr>
          <w:rFonts w:ascii="Arial" w:hAnsi="Arial" w:cs="Arial"/>
          <w:color w:val="000000" w:themeColor="text1"/>
        </w:rPr>
        <w:t xml:space="preserve">physically </w:t>
      </w:r>
      <w:r w:rsidRPr="0017551E">
        <w:rPr>
          <w:rFonts w:ascii="Arial" w:hAnsi="Arial" w:cs="Arial"/>
          <w:color w:val="000000" w:themeColor="text1"/>
          <w:highlight w:val="yellow"/>
        </w:rPr>
        <w:t xml:space="preserve">connect separate electricity grids across regions </w:t>
      </w:r>
      <w:r w:rsidRPr="002F05E9">
        <w:rPr>
          <w:rFonts w:ascii="Arial" w:hAnsi="Arial" w:cs="Arial"/>
          <w:color w:val="000000" w:themeColor="text1"/>
          <w:highlight w:val="yellow"/>
        </w:rPr>
        <w:t xml:space="preserve">or </w:t>
      </w:r>
      <w:r w:rsidR="002F05E9" w:rsidRPr="002F05E9">
        <w:rPr>
          <w:rFonts w:ascii="Arial" w:hAnsi="Arial" w:cs="Arial"/>
          <w:color w:val="000000" w:themeColor="text1"/>
          <w:highlight w:val="yellow"/>
        </w:rPr>
        <w:t>national boundaries</w:t>
      </w:r>
      <w:r w:rsidRPr="00030B7C">
        <w:rPr>
          <w:rFonts w:ascii="Arial" w:hAnsi="Arial" w:cs="Arial"/>
          <w:color w:val="000000" w:themeColor="text1"/>
        </w:rPr>
        <w:t xml:space="preserve">. </w:t>
      </w:r>
      <w:r w:rsidR="00BE0636" w:rsidRPr="00030B7C">
        <w:rPr>
          <w:rFonts w:ascii="Arial" w:hAnsi="Arial" w:cs="Arial" w:hint="eastAsia"/>
          <w:color w:val="000000" w:themeColor="text1"/>
        </w:rPr>
        <w:t>They</w:t>
      </w:r>
      <w:r w:rsidR="00BE0636" w:rsidRPr="00030B7C">
        <w:rPr>
          <w:rFonts w:ascii="Arial" w:hAnsi="Arial" w:cs="Arial"/>
          <w:color w:val="000000" w:themeColor="text1"/>
        </w:rPr>
        <w:t xml:space="preserve"> provide critical </w:t>
      </w:r>
      <w:r w:rsidR="00BE0636" w:rsidRPr="00030B7C">
        <w:rPr>
          <w:rFonts w:ascii="Arial" w:hAnsi="Arial" w:cs="Arial"/>
          <w:color w:val="000000" w:themeColor="text1"/>
          <w:highlight w:val="cyan"/>
        </w:rPr>
        <w:t>system-level flexibility</w:t>
      </w:r>
      <w:r w:rsidR="00BE0636" w:rsidRPr="00030B7C">
        <w:rPr>
          <w:rFonts w:ascii="Arial" w:hAnsi="Arial" w:cs="Arial"/>
          <w:color w:val="000000" w:themeColor="text1"/>
        </w:rPr>
        <w:t xml:space="preserve"> by enabling the </w:t>
      </w:r>
      <w:r w:rsidR="00BE0636" w:rsidRPr="00F96B6F">
        <w:rPr>
          <w:rFonts w:ascii="Arial" w:hAnsi="Arial" w:cs="Arial"/>
          <w:color w:val="000000" w:themeColor="text1"/>
          <w:highlight w:val="yellow"/>
        </w:rPr>
        <w:t xml:space="preserve">real-time transfer of electricity across geographic </w:t>
      </w:r>
      <w:r w:rsidR="002F05E9" w:rsidRPr="00F96B6F">
        <w:rPr>
          <w:rFonts w:ascii="Arial" w:hAnsi="Arial" w:cs="Arial"/>
          <w:color w:val="000000" w:themeColor="text1"/>
          <w:highlight w:val="yellow"/>
        </w:rPr>
        <w:t>areas</w:t>
      </w:r>
      <w:r w:rsidR="00BE0636" w:rsidRPr="00030B7C">
        <w:rPr>
          <w:rFonts w:ascii="Arial" w:hAnsi="Arial" w:cs="Arial"/>
          <w:color w:val="000000" w:themeColor="text1"/>
        </w:rPr>
        <w:t xml:space="preserve">, facilitating </w:t>
      </w:r>
      <w:r w:rsidR="00BE0636" w:rsidRPr="00F96B6F">
        <w:rPr>
          <w:rFonts w:ascii="Arial" w:hAnsi="Arial" w:cs="Arial"/>
          <w:color w:val="000000" w:themeColor="text1"/>
          <w:highlight w:val="yellow"/>
        </w:rPr>
        <w:t>resource sharing</w:t>
      </w:r>
      <w:r w:rsidR="00BE0636" w:rsidRPr="00030B7C">
        <w:rPr>
          <w:rFonts w:ascii="Arial" w:hAnsi="Arial" w:cs="Arial"/>
          <w:color w:val="000000" w:themeColor="text1"/>
        </w:rPr>
        <w:t xml:space="preserve">, supporting </w:t>
      </w:r>
      <w:r w:rsidR="00BE0636" w:rsidRPr="00F96B6F">
        <w:rPr>
          <w:rFonts w:ascii="Arial" w:hAnsi="Arial" w:cs="Arial"/>
          <w:color w:val="000000" w:themeColor="text1"/>
          <w:highlight w:val="yellow"/>
        </w:rPr>
        <w:t>cross-border balancing of supply and demand</w:t>
      </w:r>
      <w:r w:rsidR="00EB6929">
        <w:rPr>
          <w:rFonts w:ascii="Arial" w:hAnsi="Arial" w:cs="Arial" w:hint="eastAsia"/>
          <w:color w:val="000000" w:themeColor="text1"/>
        </w:rPr>
        <w:t xml:space="preserve">, </w:t>
      </w:r>
      <w:r w:rsidR="00EB6929" w:rsidRPr="009752FB">
        <w:rPr>
          <w:rFonts w:ascii="Arial" w:hAnsi="Arial" w:cs="Arial"/>
          <w:color w:val="000000" w:themeColor="text1"/>
        </w:rPr>
        <w:t xml:space="preserve">and </w:t>
      </w:r>
      <w:r w:rsidR="002F05E9" w:rsidRPr="00F96B6F">
        <w:rPr>
          <w:rFonts w:ascii="Arial" w:hAnsi="Arial" w:cs="Arial"/>
          <w:color w:val="000000" w:themeColor="text1"/>
          <w:highlight w:val="yellow"/>
        </w:rPr>
        <w:t>enabling the large-scale integration</w:t>
      </w:r>
      <w:r w:rsidR="002F05E9" w:rsidRPr="00F96B6F">
        <w:rPr>
          <w:rFonts w:ascii="Arial" w:hAnsi="Arial" w:cs="Arial" w:hint="eastAsia"/>
          <w:color w:val="000000" w:themeColor="text1"/>
          <w:highlight w:val="yellow"/>
        </w:rPr>
        <w:t xml:space="preserve"> of</w:t>
      </w:r>
      <w:r w:rsidR="00EB6929" w:rsidRPr="00F96B6F">
        <w:rPr>
          <w:rFonts w:ascii="Arial" w:hAnsi="Arial" w:cs="Arial"/>
          <w:color w:val="000000" w:themeColor="text1"/>
          <w:highlight w:val="yellow"/>
        </w:rPr>
        <w:t xml:space="preserve"> </w:t>
      </w:r>
      <w:proofErr w:type="spellStart"/>
      <w:r w:rsidR="00EB6929" w:rsidRPr="00F96B6F">
        <w:rPr>
          <w:rFonts w:ascii="Arial" w:hAnsi="Arial" w:cs="Arial"/>
          <w:color w:val="000000" w:themeColor="text1"/>
          <w:highlight w:val="yellow"/>
        </w:rPr>
        <w:t>vRES</w:t>
      </w:r>
      <w:proofErr w:type="spellEnd"/>
      <w:r w:rsidR="00BE0636" w:rsidRPr="00030B7C">
        <w:rPr>
          <w:rFonts w:ascii="Arial" w:hAnsi="Arial" w:cs="Arial"/>
          <w:color w:val="000000" w:themeColor="text1"/>
        </w:rPr>
        <w:t xml:space="preserve">. </w:t>
      </w:r>
      <w:r w:rsidR="00DE5312" w:rsidRPr="00DE5312">
        <w:rPr>
          <w:rFonts w:ascii="Arial" w:hAnsi="Arial" w:cs="Arial"/>
          <w:color w:val="000000" w:themeColor="text1"/>
        </w:rPr>
        <w:t>The</w:t>
      </w:r>
      <w:r w:rsidR="000D7D5D">
        <w:rPr>
          <w:rFonts w:ascii="Arial" w:hAnsi="Arial" w:cs="Arial" w:hint="eastAsia"/>
          <w:color w:val="000000" w:themeColor="text1"/>
        </w:rPr>
        <w:t>ir</w:t>
      </w:r>
      <w:r w:rsidR="00DE5312" w:rsidRPr="00DE5312">
        <w:rPr>
          <w:rFonts w:ascii="Arial" w:hAnsi="Arial" w:cs="Arial"/>
          <w:color w:val="000000" w:themeColor="text1"/>
        </w:rPr>
        <w:t xml:space="preserve"> </w:t>
      </w:r>
      <w:r w:rsidR="00DE5312" w:rsidRPr="00DE5312">
        <w:rPr>
          <w:rFonts w:ascii="Arial" w:hAnsi="Arial" w:cs="Arial"/>
          <w:color w:val="000000" w:themeColor="text1"/>
          <w:highlight w:val="green"/>
        </w:rPr>
        <w:t>response speed</w:t>
      </w:r>
      <w:r w:rsidR="00DE5312" w:rsidRPr="00DE5312">
        <w:rPr>
          <w:rFonts w:ascii="Arial" w:hAnsi="Arial" w:cs="Arial"/>
          <w:color w:val="000000" w:themeColor="text1"/>
        </w:rPr>
        <w:t xml:space="preserve"> </w:t>
      </w:r>
      <w:r w:rsidR="000D7D5D" w:rsidRPr="002F05E9">
        <w:rPr>
          <w:rFonts w:ascii="Arial" w:hAnsi="Arial" w:cs="Arial"/>
          <w:color w:val="000000" w:themeColor="text1"/>
        </w:rPr>
        <w:t xml:space="preserve">typically </w:t>
      </w:r>
      <w:r w:rsidR="00DE5312" w:rsidRPr="00DE5312">
        <w:rPr>
          <w:rFonts w:ascii="Arial" w:hAnsi="Arial" w:cs="Arial"/>
          <w:color w:val="000000" w:themeColor="text1"/>
        </w:rPr>
        <w:t xml:space="preserve">ranges from </w:t>
      </w:r>
      <w:r w:rsidR="00DE5312" w:rsidRPr="00DE5312">
        <w:rPr>
          <w:rFonts w:ascii="Arial" w:hAnsi="Arial" w:cs="Arial"/>
          <w:color w:val="000000" w:themeColor="text1"/>
          <w:highlight w:val="green"/>
        </w:rPr>
        <w:t>seconds to minutes</w:t>
      </w:r>
      <w:r w:rsidR="00DE5312" w:rsidRPr="00DE5312">
        <w:rPr>
          <w:rFonts w:ascii="Arial" w:hAnsi="Arial" w:cs="Arial"/>
          <w:color w:val="000000" w:themeColor="text1"/>
        </w:rPr>
        <w:t xml:space="preserve">, depending on </w:t>
      </w:r>
      <w:r w:rsidR="00756938" w:rsidRPr="00756938">
        <w:rPr>
          <w:rFonts w:ascii="Arial" w:hAnsi="Arial" w:cs="Arial"/>
          <w:color w:val="000000" w:themeColor="text1"/>
        </w:rPr>
        <w:t xml:space="preserve">grid control systems and market dispatch </w:t>
      </w:r>
      <w:r w:rsidR="00756938" w:rsidRPr="00756938">
        <w:rPr>
          <w:rFonts w:ascii="Arial" w:hAnsi="Arial" w:cs="Arial"/>
          <w:color w:val="000000" w:themeColor="text1"/>
        </w:rPr>
        <w:lastRenderedPageBreak/>
        <w:t>mechanisms</w:t>
      </w:r>
      <w:r w:rsidR="00DE5312" w:rsidRPr="00DE5312">
        <w:rPr>
          <w:rFonts w:ascii="Arial" w:hAnsi="Arial" w:cs="Arial"/>
          <w:color w:val="000000" w:themeColor="text1"/>
        </w:rPr>
        <w:t xml:space="preserve">. Unlike storage-based technologies, interconnectors can </w:t>
      </w:r>
      <w:r w:rsidR="00DE5312" w:rsidRPr="005557ED">
        <w:rPr>
          <w:rFonts w:ascii="Arial" w:hAnsi="Arial" w:cs="Arial"/>
          <w:color w:val="000000" w:themeColor="text1"/>
          <w:highlight w:val="green"/>
        </w:rPr>
        <w:t>operate continuously</w:t>
      </w:r>
      <w:r w:rsidR="00DE5312" w:rsidRPr="00DE5312">
        <w:rPr>
          <w:rFonts w:ascii="Arial" w:hAnsi="Arial" w:cs="Arial"/>
          <w:color w:val="000000" w:themeColor="text1"/>
        </w:rPr>
        <w:t xml:space="preserve">, </w:t>
      </w:r>
      <w:r w:rsidR="00756938" w:rsidRPr="00756938">
        <w:rPr>
          <w:rFonts w:ascii="Arial" w:hAnsi="Arial" w:cs="Arial"/>
          <w:color w:val="000000" w:themeColor="text1"/>
        </w:rPr>
        <w:t>enabling power transfers</w:t>
      </w:r>
      <w:r w:rsidR="00756938" w:rsidRPr="00DE5312">
        <w:rPr>
          <w:rFonts w:ascii="Arial" w:hAnsi="Arial" w:cs="Arial"/>
          <w:color w:val="000000" w:themeColor="text1"/>
        </w:rPr>
        <w:t xml:space="preserve"> </w:t>
      </w:r>
      <w:r w:rsidR="00DE5312" w:rsidRPr="00DE5312">
        <w:rPr>
          <w:rFonts w:ascii="Arial" w:hAnsi="Arial" w:cs="Arial"/>
          <w:color w:val="000000" w:themeColor="text1"/>
        </w:rPr>
        <w:t xml:space="preserve">over </w:t>
      </w:r>
      <w:r w:rsidR="00DE5312" w:rsidRPr="005557ED">
        <w:rPr>
          <w:rFonts w:ascii="Arial" w:hAnsi="Arial" w:cs="Arial"/>
          <w:color w:val="000000" w:themeColor="text1"/>
          <w:highlight w:val="green"/>
        </w:rPr>
        <w:t>multi-hour to multi-</w:t>
      </w:r>
      <w:r w:rsidR="00DE5312" w:rsidRPr="00756938">
        <w:rPr>
          <w:rFonts w:ascii="Arial" w:hAnsi="Arial" w:cs="Arial"/>
          <w:color w:val="000000" w:themeColor="text1"/>
          <w:highlight w:val="green"/>
        </w:rPr>
        <w:t xml:space="preserve">day </w:t>
      </w:r>
      <w:r w:rsidR="00756938" w:rsidRPr="00756938">
        <w:rPr>
          <w:rFonts w:ascii="Arial" w:hAnsi="Arial" w:cs="Arial"/>
          <w:color w:val="000000" w:themeColor="text1"/>
          <w:highlight w:val="green"/>
        </w:rPr>
        <w:t>timescales</w:t>
      </w:r>
      <w:r w:rsidR="00DE5312" w:rsidRPr="00DE5312">
        <w:rPr>
          <w:rFonts w:ascii="Arial" w:hAnsi="Arial" w:cs="Arial"/>
          <w:color w:val="000000" w:themeColor="text1"/>
        </w:rPr>
        <w:t xml:space="preserve">. </w:t>
      </w:r>
      <w:r w:rsidR="009E78AD" w:rsidRPr="009E78AD">
        <w:rPr>
          <w:rFonts w:ascii="Arial" w:hAnsi="Arial" w:cs="Arial"/>
          <w:color w:val="000000" w:themeColor="text1"/>
        </w:rPr>
        <w:t xml:space="preserve">This capacity for </w:t>
      </w:r>
      <w:r w:rsidR="009E78AD" w:rsidRPr="009E78AD">
        <w:rPr>
          <w:rFonts w:ascii="Arial" w:hAnsi="Arial" w:cs="Arial"/>
          <w:color w:val="000000" w:themeColor="text1"/>
          <w:highlight w:val="cyan"/>
        </w:rPr>
        <w:t>spatial balancing</w:t>
      </w:r>
      <w:r w:rsidR="009E78AD" w:rsidRPr="009E78AD">
        <w:rPr>
          <w:rFonts w:ascii="Arial" w:hAnsi="Arial" w:cs="Arial"/>
          <w:color w:val="000000" w:themeColor="text1"/>
        </w:rPr>
        <w:t xml:space="preserve"> is especially valuable when generation and demand are geographically decoupled</w:t>
      </w:r>
      <w:r w:rsidR="009E78AD">
        <w:rPr>
          <w:rFonts w:ascii="Arial" w:hAnsi="Arial" w:cs="Arial" w:hint="eastAsia"/>
          <w:color w:val="000000" w:themeColor="text1"/>
        </w:rPr>
        <w:t xml:space="preserve"> </w:t>
      </w:r>
      <w:r w:rsidR="009E78AD">
        <w:rPr>
          <w:rFonts w:ascii="Arial" w:hAnsi="Arial" w:cs="Arial"/>
          <w:color w:val="000000" w:themeColor="text1"/>
        </w:rPr>
        <w:t>–</w:t>
      </w:r>
      <w:r w:rsidR="009E78AD">
        <w:rPr>
          <w:rFonts w:ascii="Arial" w:hAnsi="Arial" w:cs="Arial" w:hint="eastAsia"/>
          <w:color w:val="000000" w:themeColor="text1"/>
        </w:rPr>
        <w:t xml:space="preserve"> </w:t>
      </w:r>
      <w:r w:rsidR="009E78AD" w:rsidRPr="009E78AD">
        <w:rPr>
          <w:rFonts w:ascii="Arial" w:hAnsi="Arial" w:cs="Arial"/>
          <w:color w:val="000000" w:themeColor="text1"/>
        </w:rPr>
        <w:t>for</w:t>
      </w:r>
      <w:r w:rsidR="009E78AD">
        <w:rPr>
          <w:rFonts w:ascii="Arial" w:hAnsi="Arial" w:cs="Arial" w:hint="eastAsia"/>
          <w:color w:val="000000" w:themeColor="text1"/>
        </w:rPr>
        <w:t xml:space="preserve"> </w:t>
      </w:r>
      <w:r w:rsidR="009E78AD" w:rsidRPr="009E78AD">
        <w:rPr>
          <w:rFonts w:ascii="Arial" w:hAnsi="Arial" w:cs="Arial"/>
          <w:color w:val="000000" w:themeColor="text1"/>
        </w:rPr>
        <w:t xml:space="preserve">instance, transferring surplus wind power from coastal regions or solar energy from high-insolation zones to distant consumption </w:t>
      </w:r>
      <w:proofErr w:type="spellStart"/>
      <w:r w:rsidR="009E78AD" w:rsidRPr="009E78AD">
        <w:rPr>
          <w:rFonts w:ascii="Arial" w:hAnsi="Arial" w:cs="Arial"/>
          <w:color w:val="000000" w:themeColor="text1"/>
        </w:rPr>
        <w:t>centers</w:t>
      </w:r>
      <w:proofErr w:type="spellEnd"/>
      <w:r w:rsidR="009E78AD" w:rsidRPr="009E78AD">
        <w:rPr>
          <w:rFonts w:ascii="Arial" w:hAnsi="Arial" w:cs="Arial"/>
          <w:color w:val="000000" w:themeColor="text1"/>
        </w:rPr>
        <w:t xml:space="preserve"> experiencing supply deficits.</w:t>
      </w:r>
    </w:p>
    <w:p w14:paraId="4F18BE51" w14:textId="1D98E652" w:rsidR="00952B2C" w:rsidRDefault="009D2513" w:rsidP="00BE0636">
      <w:pPr>
        <w:jc w:val="left"/>
        <w:rPr>
          <w:rFonts w:ascii="Arial" w:hAnsi="Arial" w:cs="Arial"/>
          <w:color w:val="000000" w:themeColor="text1"/>
        </w:rPr>
      </w:pPr>
      <w:r w:rsidRPr="009D2513">
        <w:rPr>
          <w:rFonts w:ascii="Arial" w:hAnsi="Arial" w:cs="Arial"/>
          <w:color w:val="000000" w:themeColor="text1"/>
        </w:rPr>
        <w:t xml:space="preserve">As a technologically mature solution with </w:t>
      </w:r>
      <w:r w:rsidR="002459FD" w:rsidRPr="00526351">
        <w:rPr>
          <w:rFonts w:ascii="Arial" w:hAnsi="Arial" w:cs="Arial"/>
          <w:color w:val="000000" w:themeColor="text1"/>
        </w:rPr>
        <w:t xml:space="preserve">decades of deployment in </w:t>
      </w:r>
      <w:r w:rsidRPr="000A7F2A">
        <w:rPr>
          <w:rFonts w:ascii="Arial" w:hAnsi="Arial" w:cs="Arial"/>
          <w:color w:val="000000" w:themeColor="text1"/>
          <w:highlight w:val="yellow"/>
        </w:rPr>
        <w:t>Europe</w:t>
      </w:r>
      <w:r w:rsidRPr="009D2513">
        <w:rPr>
          <w:rFonts w:ascii="Arial" w:hAnsi="Arial" w:cs="Arial"/>
          <w:color w:val="000000" w:themeColor="text1"/>
        </w:rPr>
        <w:t xml:space="preserve">, </w:t>
      </w:r>
      <w:r w:rsidRPr="000A7F2A">
        <w:rPr>
          <w:rFonts w:ascii="Arial" w:hAnsi="Arial" w:cs="Arial"/>
          <w:color w:val="000000" w:themeColor="text1"/>
          <w:highlight w:val="yellow"/>
        </w:rPr>
        <w:t>North America</w:t>
      </w:r>
      <w:r w:rsidRPr="009D2513">
        <w:rPr>
          <w:rFonts w:ascii="Arial" w:hAnsi="Arial" w:cs="Arial"/>
          <w:color w:val="000000" w:themeColor="text1"/>
        </w:rPr>
        <w:t xml:space="preserve">, and </w:t>
      </w:r>
      <w:r w:rsidR="002459FD" w:rsidRPr="000A7F2A">
        <w:rPr>
          <w:rFonts w:ascii="Arial" w:hAnsi="Arial" w:cs="Arial" w:hint="eastAsia"/>
          <w:color w:val="000000" w:themeColor="text1"/>
          <w:highlight w:val="yellow"/>
        </w:rPr>
        <w:t xml:space="preserve">the </w:t>
      </w:r>
      <w:r w:rsidRPr="000A7F2A">
        <w:rPr>
          <w:rFonts w:ascii="Arial" w:hAnsi="Arial" w:cs="Arial"/>
          <w:color w:val="000000" w:themeColor="text1"/>
          <w:highlight w:val="yellow"/>
        </w:rPr>
        <w:t>Nordic countries</w:t>
      </w:r>
      <w:r w:rsidRPr="009D2513">
        <w:rPr>
          <w:rFonts w:ascii="Arial" w:hAnsi="Arial" w:cs="Arial"/>
          <w:color w:val="000000" w:themeColor="text1"/>
        </w:rPr>
        <w:t xml:space="preserve">, interconnectors </w:t>
      </w:r>
      <w:r w:rsidR="002459FD" w:rsidRPr="00526351">
        <w:rPr>
          <w:rFonts w:ascii="Arial" w:hAnsi="Arial" w:cs="Arial"/>
          <w:color w:val="000000" w:themeColor="text1"/>
        </w:rPr>
        <w:t xml:space="preserve">have proven foundational </w:t>
      </w:r>
      <w:r w:rsidR="00952B2C">
        <w:rPr>
          <w:rFonts w:ascii="Arial" w:hAnsi="Arial" w:cs="Arial" w:hint="eastAsia"/>
          <w:color w:val="000000" w:themeColor="text1"/>
        </w:rPr>
        <w:t>to</w:t>
      </w:r>
      <w:r w:rsidR="002459FD" w:rsidRPr="00526351">
        <w:rPr>
          <w:rFonts w:ascii="Arial" w:hAnsi="Arial" w:cs="Arial"/>
          <w:color w:val="000000" w:themeColor="text1"/>
        </w:rPr>
        <w:t xml:space="preserve"> </w:t>
      </w:r>
      <w:r w:rsidRPr="0072567D">
        <w:rPr>
          <w:rFonts w:ascii="Arial" w:hAnsi="Arial" w:cs="Arial"/>
          <w:color w:val="000000" w:themeColor="text1"/>
          <w:highlight w:val="cyan"/>
        </w:rPr>
        <w:t xml:space="preserve">enhancing grid reliability </w:t>
      </w:r>
      <w:r w:rsidRPr="000A7F2A">
        <w:rPr>
          <w:rFonts w:ascii="Arial" w:hAnsi="Arial" w:cs="Arial"/>
          <w:color w:val="000000" w:themeColor="text1"/>
        </w:rPr>
        <w:t xml:space="preserve">and </w:t>
      </w:r>
      <w:r w:rsidR="00A9024A" w:rsidRPr="00526351">
        <w:rPr>
          <w:rFonts w:ascii="Arial" w:hAnsi="Arial" w:cs="Arial"/>
          <w:color w:val="000000" w:themeColor="text1"/>
        </w:rPr>
        <w:t>supporting the efficient integration of renewables</w:t>
      </w:r>
      <w:r w:rsidRPr="009D2513">
        <w:rPr>
          <w:rFonts w:ascii="Arial" w:hAnsi="Arial" w:cs="Arial"/>
          <w:color w:val="000000" w:themeColor="text1"/>
        </w:rPr>
        <w:t>. By reducing curtailment of surplus renewable energy and offsetting the need for domestic fossil-based peaking plants, interconnectors help to optimize renewable utilization and lower system-wide emissions.</w:t>
      </w:r>
      <w:r w:rsidR="00B626B1">
        <w:rPr>
          <w:rFonts w:ascii="Arial" w:hAnsi="Arial" w:cs="Arial" w:hint="eastAsia"/>
          <w:color w:val="000000" w:themeColor="text1"/>
        </w:rPr>
        <w:t xml:space="preserve"> </w:t>
      </w:r>
    </w:p>
    <w:p w14:paraId="1EE2D55B" w14:textId="6FF481B9" w:rsidR="002D72DD" w:rsidRDefault="007641F6" w:rsidP="00BE0636">
      <w:pPr>
        <w:jc w:val="left"/>
        <w:rPr>
          <w:rFonts w:ascii="Arial" w:hAnsi="Arial" w:cs="Arial"/>
          <w:color w:val="000000" w:themeColor="text1"/>
        </w:rPr>
      </w:pPr>
      <w:r w:rsidRPr="007641F6">
        <w:rPr>
          <w:rFonts w:ascii="Arial" w:hAnsi="Arial" w:cs="Arial"/>
          <w:color w:val="000000" w:themeColor="text1"/>
        </w:rPr>
        <w:t xml:space="preserve">From a system integration perspective, interconnectors </w:t>
      </w:r>
      <w:r w:rsidR="00646C59" w:rsidRPr="00646C59">
        <w:rPr>
          <w:rFonts w:ascii="Arial" w:hAnsi="Arial" w:cs="Arial"/>
          <w:color w:val="000000" w:themeColor="text1"/>
        </w:rPr>
        <w:t>facilitate synchronized</w:t>
      </w:r>
      <w:r w:rsidRPr="007641F6">
        <w:rPr>
          <w:rFonts w:ascii="Arial" w:hAnsi="Arial" w:cs="Arial"/>
          <w:color w:val="000000" w:themeColor="text1"/>
        </w:rPr>
        <w:t xml:space="preserve"> </w:t>
      </w:r>
      <w:r w:rsidRPr="007641F6">
        <w:rPr>
          <w:rFonts w:ascii="Arial" w:hAnsi="Arial" w:cs="Arial"/>
          <w:color w:val="000000" w:themeColor="text1"/>
          <w:highlight w:val="cyan"/>
        </w:rPr>
        <w:t>frequency regulation</w:t>
      </w:r>
      <w:r w:rsidRPr="007641F6">
        <w:rPr>
          <w:rFonts w:ascii="Arial" w:hAnsi="Arial" w:cs="Arial"/>
          <w:color w:val="000000" w:themeColor="text1"/>
        </w:rPr>
        <w:t xml:space="preserve">, </w:t>
      </w:r>
      <w:r w:rsidRPr="007641F6">
        <w:rPr>
          <w:rFonts w:ascii="Arial" w:hAnsi="Arial" w:cs="Arial"/>
          <w:color w:val="000000" w:themeColor="text1"/>
          <w:highlight w:val="cyan"/>
        </w:rPr>
        <w:t>cross-border load balancing</w:t>
      </w:r>
      <w:r w:rsidRPr="007641F6">
        <w:rPr>
          <w:rFonts w:ascii="Arial" w:hAnsi="Arial" w:cs="Arial"/>
          <w:color w:val="000000" w:themeColor="text1"/>
        </w:rPr>
        <w:t xml:space="preserve">, and </w:t>
      </w:r>
      <w:r w:rsidRPr="007641F6">
        <w:rPr>
          <w:rFonts w:ascii="Arial" w:hAnsi="Arial" w:cs="Arial"/>
          <w:color w:val="000000" w:themeColor="text1"/>
          <w:highlight w:val="cyan"/>
        </w:rPr>
        <w:t xml:space="preserve">emergency </w:t>
      </w:r>
      <w:r w:rsidR="00E73D76">
        <w:rPr>
          <w:rFonts w:ascii="Arial" w:hAnsi="Arial" w:cs="Arial" w:hint="eastAsia"/>
          <w:color w:val="000000" w:themeColor="text1"/>
          <w:highlight w:val="cyan"/>
        </w:rPr>
        <w:t>assistance</w:t>
      </w:r>
      <w:r w:rsidRPr="007641F6">
        <w:rPr>
          <w:rFonts w:ascii="Arial" w:hAnsi="Arial" w:cs="Arial"/>
          <w:color w:val="000000" w:themeColor="text1"/>
          <w:highlight w:val="cyan"/>
        </w:rPr>
        <w:t xml:space="preserve"> during </w:t>
      </w:r>
      <w:r w:rsidR="00E73D76">
        <w:rPr>
          <w:rFonts w:ascii="Arial" w:hAnsi="Arial" w:cs="Arial" w:hint="eastAsia"/>
          <w:color w:val="000000" w:themeColor="text1"/>
          <w:highlight w:val="cyan"/>
        </w:rPr>
        <w:t>system</w:t>
      </w:r>
      <w:r w:rsidRPr="007641F6">
        <w:rPr>
          <w:rFonts w:ascii="Arial" w:hAnsi="Arial" w:cs="Arial"/>
          <w:color w:val="000000" w:themeColor="text1"/>
          <w:highlight w:val="cyan"/>
        </w:rPr>
        <w:t xml:space="preserve"> disturbances</w:t>
      </w:r>
      <w:r w:rsidRPr="007641F6">
        <w:rPr>
          <w:rFonts w:ascii="Arial" w:hAnsi="Arial" w:cs="Arial"/>
          <w:color w:val="000000" w:themeColor="text1"/>
        </w:rPr>
        <w:t xml:space="preserve">. They </w:t>
      </w:r>
      <w:r w:rsidR="00646C59">
        <w:rPr>
          <w:rFonts w:ascii="Arial" w:hAnsi="Arial" w:cs="Arial" w:hint="eastAsia"/>
          <w:color w:val="000000" w:themeColor="text1"/>
        </w:rPr>
        <w:t xml:space="preserve">also </w:t>
      </w:r>
      <w:r w:rsidRPr="007641F6">
        <w:rPr>
          <w:rFonts w:ascii="Arial" w:hAnsi="Arial" w:cs="Arial"/>
          <w:color w:val="000000" w:themeColor="text1"/>
        </w:rPr>
        <w:t xml:space="preserve">enable mutual sharing of </w:t>
      </w:r>
      <w:r w:rsidR="00646C59" w:rsidRPr="00646C59">
        <w:rPr>
          <w:rFonts w:ascii="Arial" w:hAnsi="Arial" w:cs="Arial"/>
          <w:color w:val="000000" w:themeColor="text1"/>
        </w:rPr>
        <w:t>reserve capacity</w:t>
      </w:r>
      <w:r w:rsidR="00AD453F">
        <w:rPr>
          <w:rFonts w:ascii="Arial" w:hAnsi="Arial" w:cs="Arial" w:hint="eastAsia"/>
          <w:color w:val="000000" w:themeColor="text1"/>
        </w:rPr>
        <w:t xml:space="preserve"> across regions</w:t>
      </w:r>
      <w:r w:rsidRPr="007641F6">
        <w:rPr>
          <w:rFonts w:ascii="Arial" w:hAnsi="Arial" w:cs="Arial"/>
          <w:color w:val="000000" w:themeColor="text1"/>
        </w:rPr>
        <w:t xml:space="preserve">, improving </w:t>
      </w:r>
      <w:r w:rsidR="00646C59" w:rsidRPr="00646C59">
        <w:rPr>
          <w:rFonts w:ascii="Arial" w:hAnsi="Arial" w:cs="Arial"/>
          <w:color w:val="000000" w:themeColor="text1"/>
        </w:rPr>
        <w:t xml:space="preserve">overall </w:t>
      </w:r>
      <w:r w:rsidRPr="007641F6">
        <w:rPr>
          <w:rFonts w:ascii="Arial" w:hAnsi="Arial" w:cs="Arial"/>
          <w:color w:val="000000" w:themeColor="text1"/>
        </w:rPr>
        <w:t xml:space="preserve">resource adequacy without </w:t>
      </w:r>
      <w:r w:rsidR="00C125F0" w:rsidRPr="00646C59">
        <w:rPr>
          <w:rFonts w:ascii="Arial" w:hAnsi="Arial" w:cs="Arial"/>
          <w:color w:val="000000" w:themeColor="text1"/>
        </w:rPr>
        <w:t xml:space="preserve">requiring each </w:t>
      </w:r>
      <w:r w:rsidR="000015F2">
        <w:rPr>
          <w:rFonts w:ascii="Arial" w:hAnsi="Arial" w:cs="Arial" w:hint="eastAsia"/>
          <w:color w:val="000000" w:themeColor="text1"/>
        </w:rPr>
        <w:t>region</w:t>
      </w:r>
      <w:r w:rsidR="00C125F0" w:rsidRPr="00646C59">
        <w:rPr>
          <w:rFonts w:ascii="Arial" w:hAnsi="Arial" w:cs="Arial"/>
          <w:color w:val="000000" w:themeColor="text1"/>
        </w:rPr>
        <w:t xml:space="preserve"> to maintain redundant backup infrastructure</w:t>
      </w:r>
      <w:r w:rsidRPr="007641F6">
        <w:rPr>
          <w:rFonts w:ascii="Arial" w:hAnsi="Arial" w:cs="Arial"/>
          <w:color w:val="000000" w:themeColor="text1"/>
        </w:rPr>
        <w:t xml:space="preserve">. This shared </w:t>
      </w:r>
      <w:r w:rsidR="0020158B" w:rsidRPr="00030B7C">
        <w:rPr>
          <w:rFonts w:ascii="Arial" w:hAnsi="Arial" w:cs="Arial"/>
          <w:color w:val="000000" w:themeColor="text1"/>
        </w:rPr>
        <w:t xml:space="preserve">flexibility </w:t>
      </w:r>
      <w:r w:rsidRPr="007641F6">
        <w:rPr>
          <w:rFonts w:ascii="Arial" w:hAnsi="Arial" w:cs="Arial"/>
          <w:color w:val="000000" w:themeColor="text1"/>
        </w:rPr>
        <w:t xml:space="preserve">contributes to cost-effective system planning and helps defer investment in </w:t>
      </w:r>
      <w:r w:rsidR="00B567D0" w:rsidRPr="00646C59">
        <w:rPr>
          <w:rFonts w:ascii="Arial" w:hAnsi="Arial" w:cs="Arial"/>
          <w:color w:val="000000" w:themeColor="text1"/>
        </w:rPr>
        <w:t>domestic</w:t>
      </w:r>
      <w:r w:rsidRPr="007641F6">
        <w:rPr>
          <w:rFonts w:ascii="Arial" w:hAnsi="Arial" w:cs="Arial"/>
          <w:color w:val="000000" w:themeColor="text1"/>
        </w:rPr>
        <w:t xml:space="preserve"> generation or transmission infrastructure.</w:t>
      </w:r>
      <w:r w:rsidR="00B626B1">
        <w:rPr>
          <w:rFonts w:ascii="Arial" w:hAnsi="Arial" w:cs="Arial" w:hint="eastAsia"/>
          <w:color w:val="000000" w:themeColor="text1"/>
        </w:rPr>
        <w:t xml:space="preserve"> </w:t>
      </w:r>
    </w:p>
    <w:p w14:paraId="3CF57799" w14:textId="3FA9DE8D" w:rsidR="00D1570A" w:rsidRPr="0034531C" w:rsidRDefault="004E5B8F" w:rsidP="00897534">
      <w:pPr>
        <w:jc w:val="left"/>
        <w:rPr>
          <w:rFonts w:ascii="Arial" w:hAnsi="Arial" w:cs="Arial"/>
          <w:color w:val="000000" w:themeColor="text1"/>
        </w:rPr>
      </w:pPr>
      <w:r w:rsidRPr="004E5B8F">
        <w:rPr>
          <w:rFonts w:ascii="Arial" w:hAnsi="Arial" w:cs="Arial"/>
          <w:color w:val="000000" w:themeColor="text1"/>
        </w:rPr>
        <w:t xml:space="preserve">Modern interconnectors are increasingly supported by advanced control technologies, such as </w:t>
      </w:r>
      <w:r w:rsidRPr="009E2044">
        <w:rPr>
          <w:rFonts w:ascii="Arial" w:hAnsi="Arial" w:cs="Arial"/>
          <w:color w:val="000000" w:themeColor="text1"/>
          <w:highlight w:val="yellow"/>
        </w:rPr>
        <w:t>Dynamic Line Rating (DLR) and Flexible AC Transmission Systems (FACTS)</w:t>
      </w:r>
      <w:r w:rsidRPr="004E5B8F">
        <w:rPr>
          <w:rFonts w:ascii="Arial" w:hAnsi="Arial" w:cs="Arial"/>
          <w:color w:val="000000" w:themeColor="text1"/>
        </w:rPr>
        <w:t xml:space="preserve">, which enhance power flow controllability and allow real-time adaptation to thermal and network constraints. These tools further extend the operational flexibility and </w:t>
      </w:r>
      <w:r w:rsidR="00C919A2">
        <w:rPr>
          <w:rFonts w:ascii="Arial" w:hAnsi="Arial" w:cs="Arial" w:hint="eastAsia"/>
          <w:color w:val="000000" w:themeColor="text1"/>
        </w:rPr>
        <w:t xml:space="preserve">system </w:t>
      </w:r>
      <w:r w:rsidRPr="004E5B8F">
        <w:rPr>
          <w:rFonts w:ascii="Arial" w:hAnsi="Arial" w:cs="Arial"/>
          <w:color w:val="000000" w:themeColor="text1"/>
        </w:rPr>
        <w:t>value of existing interconnection infrastructure.</w:t>
      </w:r>
      <w:r w:rsidR="00FB65B5">
        <w:rPr>
          <w:rFonts w:ascii="Arial" w:hAnsi="Arial" w:cs="Arial" w:hint="eastAsia"/>
          <w:color w:val="000000" w:themeColor="text1"/>
        </w:rPr>
        <w:t xml:space="preserve"> </w:t>
      </w:r>
      <w:r w:rsidR="003066EC" w:rsidRPr="003066EC">
        <w:rPr>
          <w:rFonts w:ascii="Arial" w:hAnsi="Arial" w:cs="Arial"/>
          <w:color w:val="000000" w:themeColor="text1"/>
        </w:rPr>
        <w:t>In summary, grid interconnectors are a key enabler of</w:t>
      </w:r>
      <w:r w:rsidR="00D1570A">
        <w:rPr>
          <w:rFonts w:ascii="Arial" w:hAnsi="Arial" w:cs="Arial" w:hint="eastAsia"/>
          <w:color w:val="000000" w:themeColor="text1"/>
        </w:rPr>
        <w:t xml:space="preserve"> both</w:t>
      </w:r>
      <w:r w:rsidR="003066EC" w:rsidRPr="003066EC">
        <w:rPr>
          <w:rFonts w:ascii="Arial" w:hAnsi="Arial" w:cs="Arial"/>
          <w:color w:val="000000" w:themeColor="text1"/>
        </w:rPr>
        <w:t xml:space="preserve"> </w:t>
      </w:r>
      <w:r w:rsidR="003066EC" w:rsidRPr="003066EC">
        <w:rPr>
          <w:rFonts w:ascii="Arial" w:hAnsi="Arial" w:cs="Arial"/>
          <w:color w:val="000000" w:themeColor="text1"/>
          <w:highlight w:val="cyan"/>
        </w:rPr>
        <w:t>spatial and temporal flexibility</w:t>
      </w:r>
      <w:r w:rsidR="003066EC" w:rsidRPr="003066EC">
        <w:rPr>
          <w:rFonts w:ascii="Arial" w:hAnsi="Arial" w:cs="Arial"/>
          <w:color w:val="000000" w:themeColor="text1"/>
        </w:rPr>
        <w:t xml:space="preserve"> in clean energy systems. They enhance system resilience, facilitate cross-border renewable integration, and </w:t>
      </w:r>
      <w:r w:rsidR="00FF44B0">
        <w:rPr>
          <w:rFonts w:ascii="Arial" w:hAnsi="Arial" w:cs="Arial" w:hint="eastAsia"/>
          <w:color w:val="000000" w:themeColor="text1"/>
        </w:rPr>
        <w:t>support</w:t>
      </w:r>
      <w:r w:rsidR="003066EC" w:rsidRPr="003066EC">
        <w:rPr>
          <w:rFonts w:ascii="Arial" w:hAnsi="Arial" w:cs="Arial"/>
          <w:color w:val="000000" w:themeColor="text1"/>
        </w:rPr>
        <w:t xml:space="preserve"> the development of a cooperative, multi-national electricity system capable of managing variability in both time and location.</w:t>
      </w:r>
    </w:p>
    <w:p w14:paraId="0F11C018" w14:textId="336F58DA" w:rsidR="00835EE5" w:rsidRPr="00CF6727" w:rsidRDefault="00835EE5" w:rsidP="00835EE5">
      <w:pPr>
        <w:jc w:val="left"/>
        <w:rPr>
          <w:rFonts w:ascii="Arial" w:hAnsi="Arial" w:cs="Arial"/>
          <w:b/>
          <w:bCs/>
          <w:color w:val="0070C0"/>
        </w:rPr>
      </w:pPr>
      <w:r w:rsidRPr="00CF6727">
        <w:rPr>
          <w:rFonts w:ascii="Arial" w:hAnsi="Arial" w:cs="Arial" w:hint="eastAsia"/>
          <w:b/>
          <w:bCs/>
          <w:color w:val="0070C0"/>
        </w:rPr>
        <w:t>Demand-side flexibility technologies</w:t>
      </w:r>
      <w:r w:rsidR="002C214A" w:rsidRPr="00CF6727">
        <w:rPr>
          <w:rFonts w:ascii="Arial" w:hAnsi="Arial" w:cs="Arial" w:hint="eastAsia"/>
          <w:b/>
          <w:bCs/>
          <w:color w:val="0070C0"/>
        </w:rPr>
        <w:t xml:space="preserve"> [</w:t>
      </w:r>
      <w:r w:rsidR="00963389">
        <w:rPr>
          <w:rFonts w:ascii="Arial" w:hAnsi="Arial" w:cs="Arial" w:hint="eastAsia"/>
          <w:b/>
          <w:bCs/>
          <w:color w:val="0070C0"/>
        </w:rPr>
        <w:t>1</w:t>
      </w:r>
      <w:r w:rsidR="00687678">
        <w:rPr>
          <w:rFonts w:ascii="Arial" w:hAnsi="Arial" w:cs="Arial" w:hint="eastAsia"/>
          <w:b/>
          <w:bCs/>
          <w:color w:val="0070C0"/>
        </w:rPr>
        <w:t>13</w:t>
      </w:r>
      <w:r w:rsidR="002771D5">
        <w:rPr>
          <w:rFonts w:ascii="Arial" w:hAnsi="Arial" w:cs="Arial" w:hint="eastAsia"/>
          <w:b/>
          <w:bCs/>
          <w:color w:val="0070C0"/>
        </w:rPr>
        <w:t>4</w:t>
      </w:r>
      <w:r w:rsidR="002C214A" w:rsidRPr="00CF6727">
        <w:rPr>
          <w:rFonts w:ascii="Arial" w:hAnsi="Arial" w:cs="Arial" w:hint="eastAsia"/>
          <w:b/>
          <w:bCs/>
          <w:color w:val="0070C0"/>
        </w:rPr>
        <w:t>]</w:t>
      </w:r>
    </w:p>
    <w:p w14:paraId="30E01C08" w14:textId="4F457D8B" w:rsidR="002A5BBA" w:rsidRPr="009927DE" w:rsidRDefault="00753E57" w:rsidP="00835EE5">
      <w:pPr>
        <w:jc w:val="left"/>
        <w:rPr>
          <w:rFonts w:ascii="Arial" w:hAnsi="Arial" w:cs="Arial"/>
          <w:color w:val="000000" w:themeColor="text1"/>
        </w:rPr>
      </w:pPr>
      <w:r w:rsidRPr="007C4AAC">
        <w:rPr>
          <w:rFonts w:ascii="Arial" w:hAnsi="Arial" w:cs="Arial"/>
          <w:color w:val="000000" w:themeColor="text1"/>
        </w:rPr>
        <w:t xml:space="preserve">The </w:t>
      </w:r>
      <w:r w:rsidR="0051329B" w:rsidRPr="002A5BBA">
        <w:rPr>
          <w:rFonts w:ascii="Arial" w:hAnsi="Arial" w:cs="Arial"/>
          <w:color w:val="000000" w:themeColor="text1"/>
        </w:rPr>
        <w:t xml:space="preserve">accelerating </w:t>
      </w:r>
      <w:r w:rsidRPr="007C4AAC">
        <w:rPr>
          <w:rFonts w:ascii="Arial" w:hAnsi="Arial" w:cs="Arial"/>
          <w:color w:val="000000" w:themeColor="text1"/>
        </w:rPr>
        <w:t xml:space="preserve">digitalization and electrification of </w:t>
      </w:r>
      <w:r w:rsidR="00791E08" w:rsidRPr="00791E08">
        <w:rPr>
          <w:rFonts w:ascii="Arial" w:hAnsi="Arial" w:cs="Arial"/>
          <w:color w:val="000000" w:themeColor="text1"/>
        </w:rPr>
        <w:t xml:space="preserve">end-use sectors </w:t>
      </w:r>
      <w:r w:rsidR="0051329B" w:rsidRPr="002A5BBA">
        <w:rPr>
          <w:rFonts w:ascii="Arial" w:hAnsi="Arial" w:cs="Arial"/>
          <w:color w:val="000000" w:themeColor="text1"/>
        </w:rPr>
        <w:t xml:space="preserve">are transforming </w:t>
      </w:r>
      <w:r w:rsidRPr="007C4AAC">
        <w:rPr>
          <w:rFonts w:ascii="Arial" w:hAnsi="Arial" w:cs="Arial"/>
          <w:color w:val="000000" w:themeColor="text1"/>
        </w:rPr>
        <w:t xml:space="preserve">consumers from passive energy users into active </w:t>
      </w:r>
      <w:r w:rsidR="00810760" w:rsidRPr="00791E08">
        <w:rPr>
          <w:rFonts w:ascii="Arial" w:hAnsi="Arial" w:cs="Arial"/>
          <w:color w:val="000000" w:themeColor="text1"/>
        </w:rPr>
        <w:t>providers of system flexibility</w:t>
      </w:r>
      <w:r w:rsidRPr="007C4AAC">
        <w:rPr>
          <w:rFonts w:ascii="Arial" w:hAnsi="Arial" w:cs="Arial"/>
          <w:color w:val="000000" w:themeColor="text1"/>
        </w:rPr>
        <w:t xml:space="preserve">. Demand-side flexibility, </w:t>
      </w:r>
      <w:r w:rsidR="002D45DC" w:rsidRPr="002A5BBA">
        <w:rPr>
          <w:rFonts w:ascii="Arial" w:hAnsi="Arial" w:cs="Arial"/>
          <w:color w:val="000000" w:themeColor="text1"/>
        </w:rPr>
        <w:t>enabled through</w:t>
      </w:r>
      <w:r w:rsidRPr="007C4AAC">
        <w:rPr>
          <w:rFonts w:ascii="Arial" w:hAnsi="Arial" w:cs="Arial"/>
          <w:color w:val="000000" w:themeColor="text1"/>
        </w:rPr>
        <w:t xml:space="preserve"> </w:t>
      </w:r>
      <w:r w:rsidRPr="007C4AAC">
        <w:rPr>
          <w:rFonts w:ascii="Arial" w:hAnsi="Arial" w:cs="Arial"/>
          <w:color w:val="000000" w:themeColor="text1"/>
          <w:highlight w:val="yellow"/>
        </w:rPr>
        <w:t>structured demand-side response (DSR) programs</w:t>
      </w:r>
      <w:r w:rsidRPr="007C4AAC">
        <w:rPr>
          <w:rFonts w:ascii="Arial" w:hAnsi="Arial" w:cs="Arial"/>
          <w:color w:val="000000" w:themeColor="text1"/>
        </w:rPr>
        <w:t xml:space="preserve">, has emerged as a scalable, distributed, and cost-effective complement to </w:t>
      </w:r>
      <w:r w:rsidR="002D45DC" w:rsidRPr="002A5BBA">
        <w:rPr>
          <w:rFonts w:ascii="Arial" w:hAnsi="Arial" w:cs="Arial"/>
          <w:color w:val="000000" w:themeColor="text1"/>
        </w:rPr>
        <w:t xml:space="preserve">traditional </w:t>
      </w:r>
      <w:r w:rsidRPr="007C4AAC">
        <w:rPr>
          <w:rFonts w:ascii="Arial" w:hAnsi="Arial" w:cs="Arial"/>
          <w:color w:val="000000" w:themeColor="text1"/>
        </w:rPr>
        <w:t xml:space="preserve">supply-side </w:t>
      </w:r>
      <w:r w:rsidR="002D45DC" w:rsidRPr="002A5BBA">
        <w:rPr>
          <w:rFonts w:ascii="Arial" w:hAnsi="Arial" w:cs="Arial"/>
          <w:color w:val="000000" w:themeColor="text1"/>
        </w:rPr>
        <w:t>flexibility</w:t>
      </w:r>
      <w:r w:rsidRPr="007C4AAC">
        <w:rPr>
          <w:rFonts w:ascii="Arial" w:hAnsi="Arial" w:cs="Arial"/>
          <w:color w:val="000000" w:themeColor="text1"/>
        </w:rPr>
        <w:t xml:space="preserve">. It allows </w:t>
      </w:r>
      <w:r w:rsidR="002D45DC" w:rsidRPr="002A5BBA">
        <w:rPr>
          <w:rFonts w:ascii="Arial" w:hAnsi="Arial" w:cs="Arial"/>
          <w:color w:val="000000" w:themeColor="text1"/>
        </w:rPr>
        <w:t xml:space="preserve">electricity consumption </w:t>
      </w:r>
      <w:r w:rsidRPr="007C4AAC">
        <w:rPr>
          <w:rFonts w:ascii="Arial" w:hAnsi="Arial" w:cs="Arial"/>
          <w:color w:val="000000" w:themeColor="text1"/>
        </w:rPr>
        <w:t xml:space="preserve">to be </w:t>
      </w:r>
      <w:r w:rsidR="002D45DC" w:rsidRPr="002A5BBA">
        <w:rPr>
          <w:rFonts w:ascii="Arial" w:hAnsi="Arial" w:cs="Arial"/>
          <w:color w:val="000000" w:themeColor="text1"/>
          <w:highlight w:val="yellow"/>
        </w:rPr>
        <w:t xml:space="preserve">dynamically </w:t>
      </w:r>
      <w:r w:rsidRPr="007C4AAC">
        <w:rPr>
          <w:rFonts w:ascii="Arial" w:hAnsi="Arial" w:cs="Arial"/>
          <w:color w:val="000000" w:themeColor="text1"/>
          <w:highlight w:val="yellow"/>
        </w:rPr>
        <w:t>adjusted in real time</w:t>
      </w:r>
      <w:r w:rsidRPr="007C4AAC">
        <w:rPr>
          <w:rFonts w:ascii="Arial" w:hAnsi="Arial" w:cs="Arial"/>
          <w:color w:val="000000" w:themeColor="text1"/>
        </w:rPr>
        <w:t xml:space="preserve"> or </w:t>
      </w:r>
      <w:r w:rsidR="002D45DC" w:rsidRPr="002A5BBA">
        <w:rPr>
          <w:rFonts w:ascii="Arial" w:hAnsi="Arial" w:cs="Arial"/>
          <w:color w:val="000000" w:themeColor="text1"/>
          <w:highlight w:val="yellow"/>
        </w:rPr>
        <w:t xml:space="preserve">strategically </w:t>
      </w:r>
      <w:r w:rsidRPr="007C4AAC">
        <w:rPr>
          <w:rFonts w:ascii="Arial" w:hAnsi="Arial" w:cs="Arial"/>
          <w:color w:val="000000" w:themeColor="text1"/>
          <w:highlight w:val="yellow"/>
        </w:rPr>
        <w:t>shifted across hours or days</w:t>
      </w:r>
      <w:r w:rsidRPr="007C4AAC">
        <w:rPr>
          <w:rFonts w:ascii="Arial" w:hAnsi="Arial" w:cs="Arial"/>
          <w:color w:val="000000" w:themeColor="text1"/>
        </w:rPr>
        <w:t xml:space="preserve"> in response to system </w:t>
      </w:r>
      <w:r w:rsidR="00810760" w:rsidRPr="00791E08">
        <w:rPr>
          <w:rFonts w:ascii="Arial" w:hAnsi="Arial" w:cs="Arial"/>
          <w:color w:val="000000" w:themeColor="text1"/>
        </w:rPr>
        <w:t>conditions</w:t>
      </w:r>
      <w:r w:rsidRPr="007C4AAC">
        <w:rPr>
          <w:rFonts w:ascii="Arial" w:hAnsi="Arial" w:cs="Arial"/>
          <w:color w:val="000000" w:themeColor="text1"/>
        </w:rPr>
        <w:t>, market signals, or direct control commands from grid operators or aggregators.</w:t>
      </w:r>
      <w:r w:rsidR="00D2491A" w:rsidRPr="007C4AAC">
        <w:rPr>
          <w:rFonts w:ascii="Arial" w:hAnsi="Arial" w:cs="Arial"/>
          <w:color w:val="000000" w:themeColor="text1"/>
        </w:rPr>
        <w:t xml:space="preserve"> </w:t>
      </w:r>
      <w:r w:rsidR="00D2491A" w:rsidRPr="007C4AAC">
        <w:rPr>
          <w:rFonts w:ascii="Arial" w:hAnsi="Arial" w:cs="Arial" w:hint="eastAsia"/>
          <w:color w:val="000000" w:themeColor="text1"/>
        </w:rPr>
        <w:t>DSR</w:t>
      </w:r>
      <w:r w:rsidR="00D2491A" w:rsidRPr="007C4AAC">
        <w:rPr>
          <w:rFonts w:ascii="Arial" w:hAnsi="Arial" w:cs="Arial"/>
          <w:color w:val="000000" w:themeColor="text1"/>
        </w:rPr>
        <w:t xml:space="preserve"> </w:t>
      </w:r>
      <w:r w:rsidR="00810760">
        <w:rPr>
          <w:rFonts w:ascii="Arial" w:hAnsi="Arial" w:cs="Arial" w:hint="eastAsia"/>
          <w:color w:val="000000" w:themeColor="text1"/>
        </w:rPr>
        <w:t>i</w:t>
      </w:r>
      <w:r w:rsidR="006E7BC6" w:rsidRPr="007C4AAC">
        <w:rPr>
          <w:rFonts w:ascii="Arial" w:hAnsi="Arial" w:cs="Arial" w:hint="eastAsia"/>
          <w:color w:val="000000" w:themeColor="text1"/>
        </w:rPr>
        <w:t>s</w:t>
      </w:r>
      <w:r w:rsidR="00D2491A" w:rsidRPr="007C4AAC">
        <w:rPr>
          <w:rFonts w:ascii="Arial" w:hAnsi="Arial" w:cs="Arial"/>
          <w:color w:val="000000" w:themeColor="text1"/>
        </w:rPr>
        <w:t xml:space="preserve"> a key mechanism that enables </w:t>
      </w:r>
      <w:r w:rsidR="00D2491A" w:rsidRPr="007C4AAC">
        <w:rPr>
          <w:rFonts w:ascii="Arial" w:hAnsi="Arial" w:cs="Arial"/>
          <w:color w:val="0070C0"/>
        </w:rPr>
        <w:t>residential, commercial</w:t>
      </w:r>
      <w:r w:rsidR="00AA5349" w:rsidRPr="007C4AAC">
        <w:rPr>
          <w:rFonts w:ascii="Arial" w:hAnsi="Arial" w:cs="Arial" w:hint="eastAsia"/>
          <w:color w:val="0070C0"/>
        </w:rPr>
        <w:t>,</w:t>
      </w:r>
      <w:r w:rsidR="00D2491A" w:rsidRPr="007C4AAC">
        <w:rPr>
          <w:rFonts w:ascii="Arial" w:hAnsi="Arial" w:cs="Arial"/>
          <w:color w:val="0070C0"/>
        </w:rPr>
        <w:t xml:space="preserve"> industrial</w:t>
      </w:r>
      <w:r w:rsidR="001B476A" w:rsidRPr="007C4AAC">
        <w:rPr>
          <w:rFonts w:ascii="Arial" w:hAnsi="Arial" w:cs="Arial" w:hint="eastAsia"/>
          <w:color w:val="0070C0"/>
        </w:rPr>
        <w:t>, and transport</w:t>
      </w:r>
      <w:r w:rsidR="00D2491A" w:rsidRPr="007C4AAC">
        <w:rPr>
          <w:rFonts w:ascii="Arial" w:hAnsi="Arial" w:cs="Arial"/>
          <w:color w:val="0070C0"/>
        </w:rPr>
        <w:t xml:space="preserve"> end users</w:t>
      </w:r>
      <w:r w:rsidR="00935C6A" w:rsidRPr="007C4AAC">
        <w:rPr>
          <w:rFonts w:ascii="Arial" w:hAnsi="Arial" w:cs="Arial" w:hint="eastAsia"/>
          <w:color w:val="000000" w:themeColor="text1"/>
        </w:rPr>
        <w:t xml:space="preserve"> </w:t>
      </w:r>
      <w:r w:rsidR="00D2491A" w:rsidRPr="007C4AAC">
        <w:rPr>
          <w:rFonts w:ascii="Arial" w:hAnsi="Arial" w:cs="Arial"/>
          <w:color w:val="000000" w:themeColor="text1"/>
        </w:rPr>
        <w:t>to</w:t>
      </w:r>
      <w:r w:rsidR="00484171" w:rsidRPr="007C4AAC">
        <w:rPr>
          <w:rFonts w:ascii="Arial" w:hAnsi="Arial" w:cs="Arial" w:hint="eastAsia"/>
          <w:color w:val="000000" w:themeColor="text1"/>
        </w:rPr>
        <w:t xml:space="preserve"> </w:t>
      </w:r>
      <w:r w:rsidR="00555C9E" w:rsidRPr="002A5BBA">
        <w:rPr>
          <w:rFonts w:ascii="Arial" w:hAnsi="Arial" w:cs="Arial"/>
          <w:color w:val="000000" w:themeColor="text1"/>
        </w:rPr>
        <w:t xml:space="preserve">contribute to </w:t>
      </w:r>
      <w:r w:rsidR="009D46B4" w:rsidRPr="007C4AAC">
        <w:rPr>
          <w:rFonts w:ascii="Arial" w:hAnsi="Arial" w:cs="Arial" w:hint="eastAsia"/>
          <w:color w:val="000000" w:themeColor="text1"/>
        </w:rPr>
        <w:t xml:space="preserve">grid </w:t>
      </w:r>
      <w:r w:rsidR="00D2491A" w:rsidRPr="007C4AAC">
        <w:rPr>
          <w:rFonts w:ascii="Arial" w:hAnsi="Arial" w:cs="Arial"/>
          <w:color w:val="000000" w:themeColor="text1"/>
        </w:rPr>
        <w:t xml:space="preserve">flexibility, helping to </w:t>
      </w:r>
      <w:r w:rsidR="005111FE" w:rsidRPr="007C4AAC">
        <w:rPr>
          <w:rFonts w:ascii="Arial" w:hAnsi="Arial" w:cs="Arial"/>
          <w:color w:val="000000" w:themeColor="text1"/>
        </w:rPr>
        <w:t>maintain system balance and reliability</w:t>
      </w:r>
      <w:r w:rsidR="005111FE" w:rsidRPr="007C4AAC">
        <w:rPr>
          <w:rFonts w:ascii="Arial" w:hAnsi="Arial" w:cs="Arial" w:hint="eastAsia"/>
          <w:color w:val="000000" w:themeColor="text1"/>
        </w:rPr>
        <w:t xml:space="preserve"> </w:t>
      </w:r>
      <w:r w:rsidR="00D2491A" w:rsidRPr="007C4AAC">
        <w:rPr>
          <w:rFonts w:ascii="Arial" w:hAnsi="Arial" w:cs="Arial"/>
          <w:color w:val="000000" w:themeColor="text1"/>
        </w:rPr>
        <w:t xml:space="preserve">without </w:t>
      </w:r>
      <w:r w:rsidR="00E51DED" w:rsidRPr="002A5BBA">
        <w:rPr>
          <w:rFonts w:ascii="Arial" w:hAnsi="Arial" w:cs="Arial"/>
          <w:color w:val="000000" w:themeColor="text1"/>
        </w:rPr>
        <w:t xml:space="preserve">requiring </w:t>
      </w:r>
      <w:r w:rsidR="00D2491A" w:rsidRPr="007C4AAC">
        <w:rPr>
          <w:rFonts w:ascii="Arial" w:hAnsi="Arial" w:cs="Arial"/>
          <w:color w:val="000000" w:themeColor="text1"/>
        </w:rPr>
        <w:t xml:space="preserve">additional </w:t>
      </w:r>
      <w:r w:rsidR="00C1410B" w:rsidRPr="00791E08">
        <w:rPr>
          <w:rFonts w:ascii="Arial" w:hAnsi="Arial" w:cs="Arial"/>
          <w:color w:val="000000" w:themeColor="text1"/>
        </w:rPr>
        <w:t>generation or network reinforcement</w:t>
      </w:r>
      <w:r w:rsidR="00D2491A" w:rsidRPr="007C4AAC">
        <w:rPr>
          <w:rFonts w:ascii="Arial" w:hAnsi="Arial" w:cs="Arial"/>
          <w:color w:val="000000" w:themeColor="text1"/>
        </w:rPr>
        <w:t>.</w:t>
      </w:r>
    </w:p>
    <w:p w14:paraId="73DFC606" w14:textId="5202814D" w:rsidR="008D54F6" w:rsidRPr="00363F22" w:rsidRDefault="00363F22" w:rsidP="00835EE5">
      <w:pPr>
        <w:jc w:val="left"/>
        <w:rPr>
          <w:rFonts w:ascii="Arial" w:hAnsi="Arial" w:cs="Arial"/>
          <w:b/>
          <w:bCs/>
        </w:rPr>
      </w:pPr>
      <w:r w:rsidRPr="00363F22">
        <w:rPr>
          <w:rFonts w:ascii="Arial" w:hAnsi="Arial" w:cs="Arial" w:hint="eastAsia"/>
          <w:b/>
          <w:bCs/>
        </w:rPr>
        <w:t>Domestic smart appliances</w:t>
      </w:r>
      <w:r w:rsidR="003A39E0">
        <w:rPr>
          <w:rFonts w:ascii="Arial" w:hAnsi="Arial" w:cs="Arial" w:hint="eastAsia"/>
          <w:b/>
          <w:bCs/>
        </w:rPr>
        <w:t xml:space="preserve"> [</w:t>
      </w:r>
      <w:r w:rsidR="00383D26">
        <w:rPr>
          <w:rFonts w:ascii="Arial" w:hAnsi="Arial" w:cs="Arial" w:hint="eastAsia"/>
          <w:b/>
          <w:bCs/>
        </w:rPr>
        <w:t>32</w:t>
      </w:r>
      <w:r w:rsidR="002771D5">
        <w:rPr>
          <w:rFonts w:ascii="Arial" w:hAnsi="Arial" w:cs="Arial" w:hint="eastAsia"/>
          <w:b/>
          <w:bCs/>
        </w:rPr>
        <w:t>5</w:t>
      </w:r>
      <w:r w:rsidR="003A39E0">
        <w:rPr>
          <w:rFonts w:ascii="Arial" w:hAnsi="Arial" w:cs="Arial" w:hint="eastAsia"/>
          <w:b/>
          <w:bCs/>
        </w:rPr>
        <w:t>]</w:t>
      </w:r>
    </w:p>
    <w:p w14:paraId="21F2D182" w14:textId="677C4177" w:rsidR="00480478" w:rsidRDefault="00B87F23" w:rsidP="00480478">
      <w:pPr>
        <w:jc w:val="left"/>
        <w:rPr>
          <w:rFonts w:ascii="Arial" w:hAnsi="Arial" w:cs="Arial"/>
        </w:rPr>
      </w:pPr>
      <w:r w:rsidRPr="00827CF1">
        <w:rPr>
          <w:rFonts w:ascii="Arial" w:hAnsi="Arial" w:cs="Arial"/>
        </w:rPr>
        <w:t>Domestic smart appliances</w:t>
      </w:r>
      <w:r w:rsidR="007C254B">
        <w:rPr>
          <w:rFonts w:ascii="Arial" w:hAnsi="Arial" w:cs="Arial" w:hint="eastAsia"/>
        </w:rPr>
        <w:t xml:space="preserve"> </w:t>
      </w:r>
      <w:r w:rsidR="007C254B">
        <w:rPr>
          <w:rFonts w:ascii="Arial" w:hAnsi="Arial" w:cs="Arial"/>
        </w:rPr>
        <w:t>–</w:t>
      </w:r>
      <w:r w:rsidR="007C254B">
        <w:rPr>
          <w:rFonts w:ascii="Arial" w:hAnsi="Arial" w:cs="Arial" w:hint="eastAsia"/>
        </w:rPr>
        <w:t xml:space="preserve"> </w:t>
      </w:r>
      <w:r w:rsidR="0032019F">
        <w:rPr>
          <w:rFonts w:ascii="Arial" w:hAnsi="Arial" w:cs="Arial" w:hint="eastAsia"/>
        </w:rPr>
        <w:t>such as</w:t>
      </w:r>
      <w:r w:rsidR="007C254B">
        <w:rPr>
          <w:rFonts w:ascii="Arial" w:hAnsi="Arial" w:cs="Arial" w:hint="eastAsia"/>
        </w:rPr>
        <w:t xml:space="preserve"> </w:t>
      </w:r>
      <w:r w:rsidRPr="00B87F23">
        <w:rPr>
          <w:rFonts w:ascii="Arial" w:hAnsi="Arial" w:cs="Arial"/>
        </w:rPr>
        <w:t>smart thermostats, washing machines, refrigerators, water heaters, and HVAC</w:t>
      </w:r>
      <w:r w:rsidR="007C254B">
        <w:rPr>
          <w:rFonts w:ascii="Arial" w:hAnsi="Arial" w:cs="Arial" w:hint="eastAsia"/>
        </w:rPr>
        <w:t xml:space="preserve"> (</w:t>
      </w:r>
      <w:r w:rsidR="00960519">
        <w:rPr>
          <w:rFonts w:ascii="Arial" w:hAnsi="Arial" w:cs="Arial" w:hint="eastAsia"/>
        </w:rPr>
        <w:t>h</w:t>
      </w:r>
      <w:r w:rsidR="007C254B" w:rsidRPr="007C254B">
        <w:rPr>
          <w:rFonts w:ascii="Arial" w:hAnsi="Arial" w:cs="Arial"/>
        </w:rPr>
        <w:t>eating, ventilation, and air conditioning</w:t>
      </w:r>
      <w:r w:rsidR="007C254B">
        <w:rPr>
          <w:rFonts w:ascii="Arial" w:hAnsi="Arial" w:cs="Arial" w:hint="eastAsia"/>
        </w:rPr>
        <w:t>)</w:t>
      </w:r>
      <w:r w:rsidRPr="00B87F23">
        <w:rPr>
          <w:rFonts w:ascii="Arial" w:hAnsi="Arial" w:cs="Arial"/>
        </w:rPr>
        <w:t xml:space="preserve"> systems</w:t>
      </w:r>
      <w:r w:rsidR="007C254B">
        <w:rPr>
          <w:rFonts w:ascii="Arial" w:hAnsi="Arial" w:cs="Arial" w:hint="eastAsia"/>
        </w:rPr>
        <w:t xml:space="preserve"> </w:t>
      </w:r>
      <w:r w:rsidR="007C254B">
        <w:rPr>
          <w:rFonts w:ascii="Arial" w:hAnsi="Arial" w:cs="Arial"/>
        </w:rPr>
        <w:t>–</w:t>
      </w:r>
      <w:r w:rsidR="007C254B">
        <w:rPr>
          <w:rFonts w:ascii="Arial" w:hAnsi="Arial" w:cs="Arial" w:hint="eastAsia"/>
        </w:rPr>
        <w:t xml:space="preserve"> </w:t>
      </w:r>
      <w:r w:rsidR="00C3585C" w:rsidRPr="00C3585C">
        <w:rPr>
          <w:rFonts w:ascii="Arial" w:hAnsi="Arial" w:cs="Arial"/>
        </w:rPr>
        <w:t xml:space="preserve">are key enablers of </w:t>
      </w:r>
      <w:r w:rsidR="006C6CD9" w:rsidRPr="005F651A">
        <w:rPr>
          <w:rFonts w:ascii="Arial" w:hAnsi="Arial" w:cs="Arial"/>
        </w:rPr>
        <w:t xml:space="preserve">residential </w:t>
      </w:r>
      <w:r w:rsidR="00C3585C" w:rsidRPr="006C6CD9">
        <w:rPr>
          <w:rFonts w:ascii="Arial" w:hAnsi="Arial" w:cs="Arial"/>
        </w:rPr>
        <w:t>demand-side flexibility</w:t>
      </w:r>
      <w:r w:rsidR="00FE09D5">
        <w:rPr>
          <w:rFonts w:ascii="Arial" w:hAnsi="Arial" w:cs="Arial" w:hint="eastAsia"/>
        </w:rPr>
        <w:t xml:space="preserve">. </w:t>
      </w:r>
      <w:r w:rsidR="00FE09D5" w:rsidRPr="00FE09D5">
        <w:rPr>
          <w:rFonts w:ascii="Arial" w:hAnsi="Arial" w:cs="Arial"/>
        </w:rPr>
        <w:t xml:space="preserve">When integrated with </w:t>
      </w:r>
      <w:r w:rsidR="00FE09D5" w:rsidRPr="00FE09D5">
        <w:rPr>
          <w:rFonts w:ascii="Arial" w:hAnsi="Arial" w:cs="Arial"/>
          <w:highlight w:val="yellow"/>
        </w:rPr>
        <w:t>smart meters</w:t>
      </w:r>
      <w:r w:rsidR="00FE09D5" w:rsidRPr="00FE09D5">
        <w:rPr>
          <w:rFonts w:ascii="Arial" w:hAnsi="Arial" w:cs="Arial"/>
        </w:rPr>
        <w:t xml:space="preserve"> and </w:t>
      </w:r>
      <w:r w:rsidR="00FE09D5" w:rsidRPr="00FE09D5">
        <w:rPr>
          <w:rFonts w:ascii="Arial" w:hAnsi="Arial" w:cs="Arial"/>
          <w:highlight w:val="yellow"/>
        </w:rPr>
        <w:t>home energy management systems</w:t>
      </w:r>
      <w:r w:rsidR="00FE09D5" w:rsidRPr="00FE09D5">
        <w:rPr>
          <w:rFonts w:ascii="Arial" w:hAnsi="Arial" w:cs="Arial" w:hint="eastAsia"/>
          <w:highlight w:val="yellow"/>
        </w:rPr>
        <w:t xml:space="preserve"> (HEMS)</w:t>
      </w:r>
      <w:r w:rsidR="00FE09D5" w:rsidRPr="00FE09D5">
        <w:rPr>
          <w:rFonts w:ascii="Arial" w:hAnsi="Arial" w:cs="Arial"/>
        </w:rPr>
        <w:t xml:space="preserve">, these internet-connected devices can </w:t>
      </w:r>
      <w:r w:rsidR="008B4A32" w:rsidRPr="0032019F">
        <w:rPr>
          <w:rFonts w:ascii="Arial" w:hAnsi="Arial" w:cs="Arial"/>
        </w:rPr>
        <w:t xml:space="preserve">automatically </w:t>
      </w:r>
      <w:r w:rsidR="00FE09D5" w:rsidRPr="00FE09D5">
        <w:rPr>
          <w:rFonts w:ascii="Arial" w:hAnsi="Arial" w:cs="Arial"/>
        </w:rPr>
        <w:t xml:space="preserve">adjust their operation in real time or </w:t>
      </w:r>
      <w:r w:rsidR="002F496E" w:rsidRPr="002B5C81">
        <w:rPr>
          <w:rFonts w:ascii="Arial" w:hAnsi="Arial" w:cs="Arial"/>
        </w:rPr>
        <w:t>follow</w:t>
      </w:r>
      <w:r w:rsidR="002F496E" w:rsidRPr="006C6CD9">
        <w:rPr>
          <w:rFonts w:ascii="Arial" w:hAnsi="Arial" w:cs="Arial"/>
        </w:rPr>
        <w:t xml:space="preserve"> </w:t>
      </w:r>
      <w:r w:rsidR="00347EA1" w:rsidRPr="006C6CD9">
        <w:rPr>
          <w:rFonts w:ascii="Arial" w:hAnsi="Arial" w:cs="Arial"/>
        </w:rPr>
        <w:t xml:space="preserve">user-defined </w:t>
      </w:r>
      <w:r w:rsidR="00347EA1" w:rsidRPr="00036A7D">
        <w:rPr>
          <w:rFonts w:ascii="Arial" w:hAnsi="Arial" w:cs="Arial"/>
        </w:rPr>
        <w:t>preferences</w:t>
      </w:r>
      <w:r w:rsidR="00347EA1" w:rsidRPr="00FE09D5">
        <w:rPr>
          <w:rFonts w:ascii="Arial" w:hAnsi="Arial" w:cs="Arial"/>
        </w:rPr>
        <w:t xml:space="preserve"> </w:t>
      </w:r>
      <w:r w:rsidR="00FE09D5" w:rsidRPr="00FE09D5">
        <w:rPr>
          <w:rFonts w:ascii="Arial" w:hAnsi="Arial" w:cs="Arial"/>
        </w:rPr>
        <w:t xml:space="preserve">in response to </w:t>
      </w:r>
      <w:r w:rsidR="00FE09D5" w:rsidRPr="00036A7D">
        <w:rPr>
          <w:rFonts w:ascii="Arial" w:hAnsi="Arial" w:cs="Arial"/>
        </w:rPr>
        <w:t>electricity price signals</w:t>
      </w:r>
      <w:r w:rsidR="00DD4904" w:rsidRPr="00036A7D">
        <w:rPr>
          <w:rFonts w:ascii="Arial" w:hAnsi="Arial" w:cs="Arial" w:hint="eastAsia"/>
        </w:rPr>
        <w:t>,</w:t>
      </w:r>
      <w:r w:rsidR="00FE09D5" w:rsidRPr="00036A7D">
        <w:rPr>
          <w:rFonts w:ascii="Arial" w:hAnsi="Arial" w:cs="Arial"/>
        </w:rPr>
        <w:t xml:space="preserve"> grid conditions</w:t>
      </w:r>
      <w:r w:rsidR="00DD4904" w:rsidRPr="00036A7D">
        <w:rPr>
          <w:rFonts w:ascii="Arial" w:hAnsi="Arial" w:cs="Arial"/>
        </w:rPr>
        <w:t xml:space="preserve">, or </w:t>
      </w:r>
      <w:r w:rsidR="002F496E" w:rsidRPr="002B5C81">
        <w:rPr>
          <w:rFonts w:ascii="Arial" w:hAnsi="Arial" w:cs="Arial"/>
        </w:rPr>
        <w:t>direct</w:t>
      </w:r>
      <w:r w:rsidR="002F496E" w:rsidRPr="00036A7D">
        <w:rPr>
          <w:rFonts w:ascii="Arial" w:hAnsi="Arial" w:cs="Arial"/>
        </w:rPr>
        <w:t xml:space="preserve"> </w:t>
      </w:r>
      <w:r w:rsidR="00DD4904" w:rsidRPr="00036A7D">
        <w:rPr>
          <w:rFonts w:ascii="Arial" w:hAnsi="Arial" w:cs="Arial"/>
        </w:rPr>
        <w:t>demand response commands</w:t>
      </w:r>
      <w:r w:rsidR="00FE09D5" w:rsidRPr="00FE09D5">
        <w:rPr>
          <w:rFonts w:ascii="Arial" w:hAnsi="Arial" w:cs="Arial"/>
        </w:rPr>
        <w:t xml:space="preserve">. </w:t>
      </w:r>
      <w:r w:rsidR="00480478" w:rsidRPr="002B5C81">
        <w:rPr>
          <w:rFonts w:ascii="Arial" w:hAnsi="Arial" w:cs="Arial"/>
        </w:rPr>
        <w:t xml:space="preserve">With </w:t>
      </w:r>
      <w:r w:rsidR="00480478" w:rsidRPr="00BC051A">
        <w:rPr>
          <w:rFonts w:ascii="Arial" w:hAnsi="Arial" w:cs="Arial"/>
          <w:highlight w:val="green"/>
        </w:rPr>
        <w:t xml:space="preserve">fast response </w:t>
      </w:r>
      <w:r w:rsidR="00480478" w:rsidRPr="00B4541D">
        <w:rPr>
          <w:rFonts w:ascii="Arial" w:hAnsi="Arial" w:cs="Arial"/>
          <w:highlight w:val="green"/>
        </w:rPr>
        <w:t>speeds (typically seconds to minutes)</w:t>
      </w:r>
      <w:r w:rsidR="00480478" w:rsidRPr="002B5C81">
        <w:rPr>
          <w:rFonts w:ascii="Arial" w:hAnsi="Arial" w:cs="Arial"/>
        </w:rPr>
        <w:t xml:space="preserve"> and </w:t>
      </w:r>
      <w:r w:rsidR="00480478" w:rsidRPr="00B4541D">
        <w:rPr>
          <w:rFonts w:ascii="Arial" w:hAnsi="Arial" w:cs="Arial"/>
          <w:highlight w:val="green"/>
        </w:rPr>
        <w:t>operational durations ranging from short delays (e.g., 30 minutes) to several hours</w:t>
      </w:r>
      <w:r w:rsidR="00480478" w:rsidRPr="002B5C81">
        <w:rPr>
          <w:rFonts w:ascii="Arial" w:hAnsi="Arial" w:cs="Arial"/>
        </w:rPr>
        <w:t xml:space="preserve">, </w:t>
      </w:r>
      <w:r w:rsidR="00E100D5" w:rsidRPr="00A83AAA">
        <w:rPr>
          <w:rFonts w:ascii="Arial" w:hAnsi="Arial" w:cs="Arial"/>
        </w:rPr>
        <w:t>they offer a decentralized and adaptable source of system flexibility</w:t>
      </w:r>
      <w:r w:rsidR="00480478" w:rsidRPr="002B5C81">
        <w:rPr>
          <w:rFonts w:ascii="Arial" w:hAnsi="Arial" w:cs="Arial"/>
        </w:rPr>
        <w:t>.</w:t>
      </w:r>
    </w:p>
    <w:p w14:paraId="14CEE56E" w14:textId="175C0F26" w:rsidR="00E100D5" w:rsidRDefault="00B4541D" w:rsidP="00B87F23">
      <w:pPr>
        <w:jc w:val="left"/>
        <w:rPr>
          <w:rFonts w:ascii="Arial" w:hAnsi="Arial" w:cs="Arial"/>
        </w:rPr>
      </w:pPr>
      <w:r w:rsidRPr="00B4541D">
        <w:rPr>
          <w:rFonts w:ascii="Arial" w:hAnsi="Arial" w:cs="Arial"/>
        </w:rPr>
        <w:t xml:space="preserve">These appliances </w:t>
      </w:r>
      <w:r w:rsidR="00E100D5" w:rsidRPr="00E100D5">
        <w:rPr>
          <w:rFonts w:ascii="Arial" w:hAnsi="Arial" w:cs="Arial"/>
        </w:rPr>
        <w:t xml:space="preserve">contribute to power system balancing </w:t>
      </w:r>
      <w:r w:rsidRPr="00B4541D">
        <w:rPr>
          <w:rFonts w:ascii="Arial" w:hAnsi="Arial" w:cs="Arial"/>
        </w:rPr>
        <w:t>by shifting household electricity use away from peak periods or toward times of surplus renewable generation</w:t>
      </w:r>
      <w:r w:rsidR="00604276">
        <w:rPr>
          <w:rFonts w:ascii="Arial" w:hAnsi="Arial" w:cs="Arial" w:hint="eastAsia"/>
        </w:rPr>
        <w:t xml:space="preserve"> </w:t>
      </w:r>
      <w:r w:rsidR="00604276">
        <w:rPr>
          <w:rFonts w:ascii="Arial" w:hAnsi="Arial" w:cs="Arial"/>
        </w:rPr>
        <w:t>–</w:t>
      </w:r>
      <w:r w:rsidR="00604276">
        <w:rPr>
          <w:rFonts w:ascii="Arial" w:hAnsi="Arial" w:cs="Arial" w:hint="eastAsia"/>
        </w:rPr>
        <w:t xml:space="preserve"> </w:t>
      </w:r>
      <w:r w:rsidRPr="00B4541D">
        <w:rPr>
          <w:rFonts w:ascii="Arial" w:hAnsi="Arial" w:cs="Arial"/>
        </w:rPr>
        <w:t>such</w:t>
      </w:r>
      <w:r w:rsidR="00604276">
        <w:rPr>
          <w:rFonts w:ascii="Arial" w:hAnsi="Arial" w:cs="Arial" w:hint="eastAsia"/>
        </w:rPr>
        <w:t xml:space="preserve"> </w:t>
      </w:r>
      <w:r w:rsidRPr="00B4541D">
        <w:rPr>
          <w:rFonts w:ascii="Arial" w:hAnsi="Arial" w:cs="Arial"/>
        </w:rPr>
        <w:t>as midday solar output</w:t>
      </w:r>
      <w:r w:rsidR="00604276">
        <w:rPr>
          <w:rFonts w:ascii="Arial" w:hAnsi="Arial" w:cs="Arial" w:hint="eastAsia"/>
        </w:rPr>
        <w:t xml:space="preserve"> </w:t>
      </w:r>
      <w:r w:rsidR="00604276">
        <w:rPr>
          <w:rFonts w:ascii="Arial" w:hAnsi="Arial" w:cs="Arial"/>
        </w:rPr>
        <w:t>–</w:t>
      </w:r>
      <w:r w:rsidR="00604276">
        <w:rPr>
          <w:rFonts w:ascii="Arial" w:hAnsi="Arial" w:cs="Arial" w:hint="eastAsia"/>
        </w:rPr>
        <w:t xml:space="preserve"> </w:t>
      </w:r>
      <w:r w:rsidRPr="00B4541D">
        <w:rPr>
          <w:rFonts w:ascii="Arial" w:hAnsi="Arial" w:cs="Arial"/>
        </w:rPr>
        <w:t xml:space="preserve">thereby flattening demand curves and enhancing grid efficiency. In low-inertia systems, their </w:t>
      </w:r>
      <w:r w:rsidRPr="00815E2C">
        <w:rPr>
          <w:rFonts w:ascii="Arial" w:hAnsi="Arial" w:cs="Arial"/>
          <w:highlight w:val="cyan"/>
        </w:rPr>
        <w:t xml:space="preserve">rapid </w:t>
      </w:r>
      <w:r w:rsidR="00815E2C" w:rsidRPr="00815E2C">
        <w:rPr>
          <w:rFonts w:ascii="Arial" w:hAnsi="Arial" w:cs="Arial"/>
          <w:highlight w:val="cyan"/>
        </w:rPr>
        <w:t xml:space="preserve">adjustability </w:t>
      </w:r>
      <w:r w:rsidRPr="00815E2C">
        <w:rPr>
          <w:rFonts w:ascii="Arial" w:hAnsi="Arial" w:cs="Arial"/>
          <w:highlight w:val="cyan"/>
        </w:rPr>
        <w:t>supports frequency regulation</w:t>
      </w:r>
      <w:r w:rsidRPr="00B4541D">
        <w:rPr>
          <w:rFonts w:ascii="Arial" w:hAnsi="Arial" w:cs="Arial"/>
        </w:rPr>
        <w:t xml:space="preserve">, while their </w:t>
      </w:r>
      <w:r w:rsidR="00815E2C" w:rsidRPr="00E100D5">
        <w:rPr>
          <w:rFonts w:ascii="Arial" w:hAnsi="Arial" w:cs="Arial"/>
        </w:rPr>
        <w:t>sensitivity to voltage enables</w:t>
      </w:r>
      <w:r w:rsidR="00815E2C" w:rsidRPr="00B4541D">
        <w:rPr>
          <w:rFonts w:ascii="Arial" w:hAnsi="Arial" w:cs="Arial"/>
        </w:rPr>
        <w:t xml:space="preserve"> </w:t>
      </w:r>
      <w:r w:rsidRPr="00B160B2">
        <w:rPr>
          <w:rFonts w:ascii="Arial" w:hAnsi="Arial" w:cs="Arial"/>
          <w:highlight w:val="cyan"/>
        </w:rPr>
        <w:t>localized voltage stability</w:t>
      </w:r>
      <w:r w:rsidRPr="00B4541D">
        <w:rPr>
          <w:rFonts w:ascii="Arial" w:hAnsi="Arial" w:cs="Arial"/>
        </w:rPr>
        <w:t>.</w:t>
      </w:r>
      <w:r w:rsidR="00D75C07">
        <w:rPr>
          <w:rFonts w:ascii="Arial" w:hAnsi="Arial" w:cs="Arial" w:hint="eastAsia"/>
        </w:rPr>
        <w:t xml:space="preserve"> </w:t>
      </w:r>
      <w:r w:rsidR="00E100D5" w:rsidRPr="00E100D5">
        <w:rPr>
          <w:rFonts w:ascii="Arial" w:hAnsi="Arial" w:cs="Arial"/>
        </w:rPr>
        <w:t xml:space="preserve">During </w:t>
      </w:r>
      <w:r w:rsidR="00E100D5" w:rsidRPr="00D75C07">
        <w:rPr>
          <w:rFonts w:ascii="Arial" w:hAnsi="Arial" w:cs="Arial"/>
          <w:highlight w:val="cyan"/>
        </w:rPr>
        <w:t>network congestion</w:t>
      </w:r>
      <w:r w:rsidR="00E100D5" w:rsidRPr="00E100D5">
        <w:rPr>
          <w:rFonts w:ascii="Arial" w:hAnsi="Arial" w:cs="Arial"/>
        </w:rPr>
        <w:t xml:space="preserve">, they can reduce stress on distribution infrastructure by modulating demand at the feeder level. In extreme events, coordinated appliance control can support </w:t>
      </w:r>
      <w:r w:rsidR="00E100D5" w:rsidRPr="00D75C07">
        <w:rPr>
          <w:rFonts w:ascii="Arial" w:hAnsi="Arial" w:cs="Arial"/>
          <w:highlight w:val="cyan"/>
        </w:rPr>
        <w:t>staged load restoration</w:t>
      </w:r>
      <w:r w:rsidR="00E100D5" w:rsidRPr="00E100D5">
        <w:rPr>
          <w:rFonts w:ascii="Arial" w:hAnsi="Arial" w:cs="Arial"/>
        </w:rPr>
        <w:t xml:space="preserve"> by limiting non-critical consumption and helping maintain essential services.</w:t>
      </w:r>
    </w:p>
    <w:p w14:paraId="107BA662" w14:textId="7A253198" w:rsidR="00D75C07" w:rsidRDefault="007F2739" w:rsidP="00B87F23">
      <w:pPr>
        <w:jc w:val="left"/>
        <w:rPr>
          <w:rFonts w:ascii="Arial" w:hAnsi="Arial" w:cs="Arial"/>
        </w:rPr>
      </w:pPr>
      <w:r w:rsidRPr="007F2739">
        <w:rPr>
          <w:rFonts w:ascii="Arial" w:hAnsi="Arial" w:cs="Arial"/>
        </w:rPr>
        <w:t>While smart meter-enabled time-of-use (</w:t>
      </w:r>
      <w:proofErr w:type="spellStart"/>
      <w:r w:rsidRPr="007F2739">
        <w:rPr>
          <w:rFonts w:ascii="Arial" w:hAnsi="Arial" w:cs="Arial"/>
        </w:rPr>
        <w:t>ToU</w:t>
      </w:r>
      <w:proofErr w:type="spellEnd"/>
      <w:r w:rsidRPr="007F2739">
        <w:rPr>
          <w:rFonts w:ascii="Arial" w:hAnsi="Arial" w:cs="Arial"/>
        </w:rPr>
        <w:t>) tariffs provide a foundation for unlocking these capabilities, broader participation may require</w:t>
      </w:r>
      <w:r w:rsidR="00800C73">
        <w:rPr>
          <w:rFonts w:ascii="Arial" w:hAnsi="Arial" w:cs="Arial" w:hint="eastAsia"/>
        </w:rPr>
        <w:t xml:space="preserve"> more</w:t>
      </w:r>
      <w:r w:rsidRPr="007F2739">
        <w:rPr>
          <w:rFonts w:ascii="Arial" w:hAnsi="Arial" w:cs="Arial"/>
        </w:rPr>
        <w:t xml:space="preserve"> </w:t>
      </w:r>
      <w:r w:rsidRPr="007F2739">
        <w:rPr>
          <w:rFonts w:ascii="Arial" w:hAnsi="Arial" w:cs="Arial"/>
          <w:highlight w:val="yellow"/>
        </w:rPr>
        <w:t>dynamic pricing structures</w:t>
      </w:r>
      <w:r>
        <w:rPr>
          <w:rFonts w:ascii="Arial" w:hAnsi="Arial" w:cs="Arial" w:hint="eastAsia"/>
        </w:rPr>
        <w:t xml:space="preserve"> </w:t>
      </w:r>
      <w:r>
        <w:rPr>
          <w:rFonts w:ascii="Arial" w:hAnsi="Arial" w:cs="Arial"/>
        </w:rPr>
        <w:t>–</w:t>
      </w:r>
      <w:r>
        <w:rPr>
          <w:rFonts w:ascii="Arial" w:hAnsi="Arial" w:cs="Arial" w:hint="eastAsia"/>
        </w:rPr>
        <w:t xml:space="preserve"> </w:t>
      </w:r>
      <w:r w:rsidRPr="007F2739">
        <w:rPr>
          <w:rFonts w:ascii="Arial" w:hAnsi="Arial" w:cs="Arial"/>
        </w:rPr>
        <w:t>such</w:t>
      </w:r>
      <w:r>
        <w:rPr>
          <w:rFonts w:ascii="Arial" w:hAnsi="Arial" w:cs="Arial" w:hint="eastAsia"/>
        </w:rPr>
        <w:t xml:space="preserve"> </w:t>
      </w:r>
      <w:r w:rsidRPr="007F2739">
        <w:rPr>
          <w:rFonts w:ascii="Arial" w:hAnsi="Arial" w:cs="Arial"/>
        </w:rPr>
        <w:t>as real-time and critical peak tariffs</w:t>
      </w:r>
      <w:r>
        <w:rPr>
          <w:rFonts w:ascii="Arial" w:hAnsi="Arial" w:cs="Arial" w:hint="eastAsia"/>
        </w:rPr>
        <w:t xml:space="preserve"> </w:t>
      </w:r>
      <w:r>
        <w:rPr>
          <w:rFonts w:ascii="Arial" w:hAnsi="Arial" w:cs="Arial"/>
        </w:rPr>
        <w:t>–</w:t>
      </w:r>
      <w:r>
        <w:rPr>
          <w:rFonts w:ascii="Arial" w:hAnsi="Arial" w:cs="Arial" w:hint="eastAsia"/>
        </w:rPr>
        <w:t xml:space="preserve"> </w:t>
      </w:r>
      <w:r w:rsidRPr="007F2739">
        <w:rPr>
          <w:rFonts w:ascii="Arial" w:hAnsi="Arial" w:cs="Arial"/>
        </w:rPr>
        <w:t>and</w:t>
      </w:r>
      <w:r>
        <w:rPr>
          <w:rFonts w:ascii="Arial" w:hAnsi="Arial" w:cs="Arial" w:hint="eastAsia"/>
        </w:rPr>
        <w:t xml:space="preserve"> </w:t>
      </w:r>
      <w:r w:rsidR="00252295" w:rsidRPr="00D75C07">
        <w:rPr>
          <w:rFonts w:ascii="Arial" w:hAnsi="Arial" w:cs="Arial"/>
        </w:rPr>
        <w:t>improved access to</w:t>
      </w:r>
      <w:r w:rsidR="00252295" w:rsidRPr="00252295">
        <w:rPr>
          <w:rFonts w:ascii="Arial" w:hAnsi="Arial" w:cs="Arial"/>
        </w:rPr>
        <w:t xml:space="preserve"> </w:t>
      </w:r>
      <w:r w:rsidRPr="007F2739">
        <w:rPr>
          <w:rFonts w:ascii="Arial" w:hAnsi="Arial" w:cs="Arial"/>
          <w:highlight w:val="yellow"/>
        </w:rPr>
        <w:t>local flexibility markets</w:t>
      </w:r>
      <w:r w:rsidRPr="007F2739">
        <w:rPr>
          <w:rFonts w:ascii="Arial" w:hAnsi="Arial" w:cs="Arial"/>
        </w:rPr>
        <w:t xml:space="preserve">. Current market designs </w:t>
      </w:r>
      <w:r w:rsidR="003021CC" w:rsidRPr="00D75C07">
        <w:rPr>
          <w:rFonts w:ascii="Arial" w:hAnsi="Arial" w:cs="Arial"/>
        </w:rPr>
        <w:t xml:space="preserve">typically </w:t>
      </w:r>
      <w:r w:rsidRPr="007F2739">
        <w:rPr>
          <w:rFonts w:ascii="Arial" w:hAnsi="Arial" w:cs="Arial"/>
        </w:rPr>
        <w:t xml:space="preserve">prioritize commercial and industrial participants, and concerns remain about the aggregated performance and </w:t>
      </w:r>
      <w:r w:rsidRPr="007F2739">
        <w:rPr>
          <w:rFonts w:ascii="Arial" w:hAnsi="Arial" w:cs="Arial"/>
        </w:rPr>
        <w:lastRenderedPageBreak/>
        <w:t>reliability of residential demand-side response. Simplifying participation frameworks, enhancing automation, and ensuring cybersecurity will be critical to scaling their role.</w:t>
      </w:r>
    </w:p>
    <w:p w14:paraId="3E036F15" w14:textId="5101240B" w:rsidR="004A6A37" w:rsidRDefault="00400C25" w:rsidP="00B87F23">
      <w:pPr>
        <w:jc w:val="left"/>
        <w:rPr>
          <w:rFonts w:ascii="Arial" w:hAnsi="Arial" w:cs="Arial"/>
        </w:rPr>
      </w:pPr>
      <w:r w:rsidRPr="00400C25">
        <w:rPr>
          <w:rFonts w:ascii="Arial" w:hAnsi="Arial" w:cs="Arial"/>
        </w:rPr>
        <w:t xml:space="preserve">As smart meter </w:t>
      </w:r>
      <w:r w:rsidRPr="00FE6A01">
        <w:rPr>
          <w:rFonts w:ascii="Arial" w:hAnsi="Arial" w:cs="Arial"/>
        </w:rPr>
        <w:t xml:space="preserve">penetration </w:t>
      </w:r>
      <w:r w:rsidRPr="00400C25">
        <w:rPr>
          <w:rFonts w:ascii="Arial" w:hAnsi="Arial" w:cs="Arial"/>
        </w:rPr>
        <w:t xml:space="preserve">grows and market access improves, domestic smart appliances are well positioned to become a </w:t>
      </w:r>
      <w:r w:rsidR="00CA0EDF" w:rsidRPr="004A6A37">
        <w:rPr>
          <w:rFonts w:ascii="Arial" w:hAnsi="Arial" w:cs="Arial"/>
        </w:rPr>
        <w:t xml:space="preserve">core component </w:t>
      </w:r>
      <w:r w:rsidRPr="00400C25">
        <w:rPr>
          <w:rFonts w:ascii="Arial" w:hAnsi="Arial" w:cs="Arial"/>
        </w:rPr>
        <w:t xml:space="preserve">of </w:t>
      </w:r>
      <w:r w:rsidRPr="00400C25">
        <w:rPr>
          <w:rFonts w:ascii="Arial" w:hAnsi="Arial" w:cs="Arial"/>
          <w:highlight w:val="yellow"/>
        </w:rPr>
        <w:t>distributed flexibility portfolios</w:t>
      </w:r>
      <w:r w:rsidRPr="00400C25">
        <w:rPr>
          <w:rFonts w:ascii="Arial" w:hAnsi="Arial" w:cs="Arial"/>
        </w:rPr>
        <w:t>. Their ability to deliver fast, responsive, and consumer-friendly demand modulation helps support multiple flexibility needs</w:t>
      </w:r>
      <w:r w:rsidR="00B87E4C">
        <w:rPr>
          <w:rFonts w:ascii="Arial" w:hAnsi="Arial" w:cs="Arial" w:hint="eastAsia"/>
        </w:rPr>
        <w:t xml:space="preserve"> </w:t>
      </w:r>
      <w:r w:rsidR="00B87E4C">
        <w:rPr>
          <w:rFonts w:ascii="Arial" w:hAnsi="Arial" w:cs="Arial"/>
        </w:rPr>
        <w:t>–</w:t>
      </w:r>
      <w:r w:rsidR="00B87E4C">
        <w:rPr>
          <w:rFonts w:ascii="Arial" w:hAnsi="Arial" w:cs="Arial" w:hint="eastAsia"/>
        </w:rPr>
        <w:t xml:space="preserve"> </w:t>
      </w:r>
      <w:r w:rsidRPr="00400C25">
        <w:rPr>
          <w:rFonts w:ascii="Arial" w:hAnsi="Arial" w:cs="Arial"/>
        </w:rPr>
        <w:t>ranging</w:t>
      </w:r>
      <w:r w:rsidR="00B87E4C">
        <w:rPr>
          <w:rFonts w:ascii="Arial" w:hAnsi="Arial" w:cs="Arial" w:hint="eastAsia"/>
        </w:rPr>
        <w:t xml:space="preserve"> </w:t>
      </w:r>
      <w:r w:rsidRPr="00400C25">
        <w:rPr>
          <w:rFonts w:ascii="Arial" w:hAnsi="Arial" w:cs="Arial"/>
        </w:rPr>
        <w:t>from short-term power balancing to longer-duration congestion and ramping mitigation</w:t>
      </w:r>
      <w:r w:rsidR="00B87E4C">
        <w:rPr>
          <w:rFonts w:ascii="Arial" w:hAnsi="Arial" w:cs="Arial" w:hint="eastAsia"/>
        </w:rPr>
        <w:t xml:space="preserve"> </w:t>
      </w:r>
      <w:r w:rsidR="00B87E4C">
        <w:rPr>
          <w:rFonts w:ascii="Arial" w:hAnsi="Arial" w:cs="Arial"/>
        </w:rPr>
        <w:t>–</w:t>
      </w:r>
      <w:r w:rsidR="00B87E4C">
        <w:rPr>
          <w:rFonts w:ascii="Arial" w:hAnsi="Arial" w:cs="Arial" w:hint="eastAsia"/>
        </w:rPr>
        <w:t xml:space="preserve"> </w:t>
      </w:r>
      <w:r w:rsidRPr="00400C25">
        <w:rPr>
          <w:rFonts w:ascii="Arial" w:hAnsi="Arial" w:cs="Arial"/>
        </w:rPr>
        <w:t>while</w:t>
      </w:r>
      <w:r w:rsidR="00B87E4C">
        <w:rPr>
          <w:rFonts w:ascii="Arial" w:hAnsi="Arial" w:cs="Arial" w:hint="eastAsia"/>
        </w:rPr>
        <w:t xml:space="preserve"> </w:t>
      </w:r>
      <w:r w:rsidRPr="00400C25">
        <w:rPr>
          <w:rFonts w:ascii="Arial" w:hAnsi="Arial" w:cs="Arial"/>
        </w:rPr>
        <w:t>improving system resilience and enabling reliable, cost-effective integration of renewable energy.</w:t>
      </w:r>
    </w:p>
    <w:p w14:paraId="1D7D5372" w14:textId="311612D0" w:rsidR="00270C99" w:rsidRPr="00583406" w:rsidRDefault="00270C99" w:rsidP="00270C99">
      <w:pPr>
        <w:jc w:val="left"/>
        <w:rPr>
          <w:rFonts w:ascii="Arial" w:hAnsi="Arial" w:cs="Arial"/>
          <w:b/>
          <w:bCs/>
        </w:rPr>
      </w:pPr>
      <w:r w:rsidRPr="00583406">
        <w:rPr>
          <w:rFonts w:ascii="Arial" w:hAnsi="Arial" w:cs="Arial"/>
          <w:b/>
          <w:bCs/>
        </w:rPr>
        <w:t xml:space="preserve">Industrial and </w:t>
      </w:r>
      <w:r w:rsidR="004152A5">
        <w:rPr>
          <w:rFonts w:ascii="Arial" w:hAnsi="Arial" w:cs="Arial" w:hint="eastAsia"/>
          <w:b/>
          <w:bCs/>
        </w:rPr>
        <w:t>c</w:t>
      </w:r>
      <w:r w:rsidRPr="00583406">
        <w:rPr>
          <w:rFonts w:ascii="Arial" w:hAnsi="Arial" w:cs="Arial"/>
          <w:b/>
          <w:bCs/>
        </w:rPr>
        <w:t xml:space="preserve">ommercial </w:t>
      </w:r>
      <w:r w:rsidR="004152A5">
        <w:rPr>
          <w:rFonts w:ascii="Arial" w:hAnsi="Arial" w:cs="Arial" w:hint="eastAsia"/>
          <w:b/>
          <w:bCs/>
        </w:rPr>
        <w:t>d</w:t>
      </w:r>
      <w:r w:rsidRPr="00583406">
        <w:rPr>
          <w:rFonts w:ascii="Arial" w:hAnsi="Arial" w:cs="Arial"/>
          <w:b/>
          <w:bCs/>
        </w:rPr>
        <w:t xml:space="preserve">emand </w:t>
      </w:r>
      <w:r w:rsidR="004152A5">
        <w:rPr>
          <w:rFonts w:ascii="Arial" w:hAnsi="Arial" w:cs="Arial" w:hint="eastAsia"/>
          <w:b/>
          <w:bCs/>
        </w:rPr>
        <w:t>r</w:t>
      </w:r>
      <w:r w:rsidRPr="00583406">
        <w:rPr>
          <w:rFonts w:ascii="Arial" w:hAnsi="Arial" w:cs="Arial"/>
          <w:b/>
          <w:bCs/>
        </w:rPr>
        <w:t>esponse</w:t>
      </w:r>
      <w:r w:rsidR="004152A5">
        <w:rPr>
          <w:rFonts w:ascii="Arial" w:hAnsi="Arial" w:cs="Arial" w:hint="eastAsia"/>
          <w:b/>
          <w:bCs/>
        </w:rPr>
        <w:t xml:space="preserve"> [</w:t>
      </w:r>
      <w:r w:rsidR="00EE27FA">
        <w:rPr>
          <w:rFonts w:ascii="Arial" w:hAnsi="Arial" w:cs="Arial" w:hint="eastAsia"/>
          <w:b/>
          <w:bCs/>
        </w:rPr>
        <w:t>3</w:t>
      </w:r>
      <w:r w:rsidR="002771D5">
        <w:rPr>
          <w:rFonts w:ascii="Arial" w:hAnsi="Arial" w:cs="Arial" w:hint="eastAsia"/>
          <w:b/>
          <w:bCs/>
        </w:rPr>
        <w:t>49</w:t>
      </w:r>
      <w:r w:rsidR="004152A5">
        <w:rPr>
          <w:rFonts w:ascii="Arial" w:hAnsi="Arial" w:cs="Arial" w:hint="eastAsia"/>
          <w:b/>
          <w:bCs/>
        </w:rPr>
        <w:t>]</w:t>
      </w:r>
    </w:p>
    <w:p w14:paraId="3F297C54" w14:textId="6A9EAFF3" w:rsidR="003F7370" w:rsidRDefault="004815A6" w:rsidP="007D11AD">
      <w:pPr>
        <w:jc w:val="left"/>
        <w:rPr>
          <w:rFonts w:ascii="Arial" w:hAnsi="Arial" w:cs="Arial"/>
          <w:color w:val="000000" w:themeColor="text1"/>
        </w:rPr>
      </w:pPr>
      <w:r w:rsidRPr="00A45CC6">
        <w:rPr>
          <w:rFonts w:ascii="Arial" w:hAnsi="Arial" w:cs="Arial"/>
          <w:color w:val="000000" w:themeColor="text1"/>
        </w:rPr>
        <w:t xml:space="preserve">Industrial and </w:t>
      </w:r>
      <w:r w:rsidRPr="00A45CC6">
        <w:rPr>
          <w:rFonts w:ascii="Arial" w:hAnsi="Arial" w:cs="Arial" w:hint="eastAsia"/>
          <w:color w:val="000000" w:themeColor="text1"/>
        </w:rPr>
        <w:t>c</w:t>
      </w:r>
      <w:r w:rsidRPr="00A45CC6">
        <w:rPr>
          <w:rFonts w:ascii="Arial" w:hAnsi="Arial" w:cs="Arial"/>
          <w:color w:val="000000" w:themeColor="text1"/>
        </w:rPr>
        <w:t xml:space="preserve">ommercial </w:t>
      </w:r>
      <w:r w:rsidRPr="00A45CC6">
        <w:rPr>
          <w:rFonts w:ascii="Arial" w:hAnsi="Arial" w:cs="Arial" w:hint="eastAsia"/>
          <w:color w:val="000000" w:themeColor="text1"/>
        </w:rPr>
        <w:t>d</w:t>
      </w:r>
      <w:r w:rsidRPr="00A45CC6">
        <w:rPr>
          <w:rFonts w:ascii="Arial" w:hAnsi="Arial" w:cs="Arial"/>
          <w:color w:val="000000" w:themeColor="text1"/>
        </w:rPr>
        <w:t xml:space="preserve">emand </w:t>
      </w:r>
      <w:r w:rsidRPr="00A45CC6">
        <w:rPr>
          <w:rFonts w:ascii="Arial" w:hAnsi="Arial" w:cs="Arial" w:hint="eastAsia"/>
          <w:color w:val="000000" w:themeColor="text1"/>
        </w:rPr>
        <w:t>r</w:t>
      </w:r>
      <w:r w:rsidRPr="00A45CC6">
        <w:rPr>
          <w:rFonts w:ascii="Arial" w:hAnsi="Arial" w:cs="Arial"/>
          <w:color w:val="000000" w:themeColor="text1"/>
        </w:rPr>
        <w:t>esponse (ICDR)</w:t>
      </w:r>
      <w:r w:rsidRPr="004815A6">
        <w:rPr>
          <w:rFonts w:ascii="Arial" w:hAnsi="Arial" w:cs="Arial"/>
          <w:color w:val="000000" w:themeColor="text1"/>
        </w:rPr>
        <w:t xml:space="preserve"> refers to the </w:t>
      </w:r>
      <w:r w:rsidR="00A73028" w:rsidRPr="00710750">
        <w:rPr>
          <w:rFonts w:ascii="Arial" w:hAnsi="Arial" w:cs="Arial"/>
          <w:color w:val="000000" w:themeColor="text1"/>
        </w:rPr>
        <w:t xml:space="preserve">strategic </w:t>
      </w:r>
      <w:r w:rsidRPr="004815A6">
        <w:rPr>
          <w:rFonts w:ascii="Arial" w:hAnsi="Arial" w:cs="Arial"/>
          <w:color w:val="000000" w:themeColor="text1"/>
        </w:rPr>
        <w:t xml:space="preserve">adjustment of electricity consumption by </w:t>
      </w:r>
      <w:r w:rsidR="0006027C" w:rsidRPr="003F7370">
        <w:rPr>
          <w:rFonts w:ascii="Arial" w:hAnsi="Arial" w:cs="Arial"/>
          <w:color w:val="000000" w:themeColor="text1"/>
          <w:highlight w:val="yellow"/>
        </w:rPr>
        <w:t xml:space="preserve">non-residential </w:t>
      </w:r>
      <w:r w:rsidRPr="003F7370">
        <w:rPr>
          <w:rFonts w:ascii="Arial" w:hAnsi="Arial" w:cs="Arial"/>
          <w:color w:val="000000" w:themeColor="text1"/>
          <w:highlight w:val="yellow"/>
        </w:rPr>
        <w:t>energy users</w:t>
      </w:r>
      <w:r>
        <w:rPr>
          <w:rFonts w:ascii="Arial" w:hAnsi="Arial" w:cs="Arial" w:hint="eastAsia"/>
          <w:color w:val="000000" w:themeColor="text1"/>
        </w:rPr>
        <w:t xml:space="preserve"> </w:t>
      </w:r>
      <w:r>
        <w:rPr>
          <w:rFonts w:ascii="Arial" w:hAnsi="Arial" w:cs="Arial"/>
          <w:color w:val="000000" w:themeColor="text1"/>
        </w:rPr>
        <w:t>–</w:t>
      </w:r>
      <w:r>
        <w:rPr>
          <w:rFonts w:ascii="Arial" w:hAnsi="Arial" w:cs="Arial" w:hint="eastAsia"/>
          <w:color w:val="000000" w:themeColor="text1"/>
        </w:rPr>
        <w:t xml:space="preserve"> </w:t>
      </w:r>
      <w:r w:rsidRPr="004815A6">
        <w:rPr>
          <w:rFonts w:ascii="Arial" w:hAnsi="Arial" w:cs="Arial"/>
          <w:color w:val="000000" w:themeColor="text1"/>
        </w:rPr>
        <w:t>such</w:t>
      </w:r>
      <w:r>
        <w:rPr>
          <w:rFonts w:ascii="Arial" w:hAnsi="Arial" w:cs="Arial" w:hint="eastAsia"/>
          <w:color w:val="000000" w:themeColor="text1"/>
        </w:rPr>
        <w:t xml:space="preserve"> </w:t>
      </w:r>
      <w:r w:rsidRPr="004815A6">
        <w:rPr>
          <w:rFonts w:ascii="Arial" w:hAnsi="Arial" w:cs="Arial"/>
          <w:color w:val="000000" w:themeColor="text1"/>
        </w:rPr>
        <w:t xml:space="preserve">as </w:t>
      </w:r>
      <w:r w:rsidRPr="003F7370">
        <w:rPr>
          <w:rFonts w:ascii="Arial" w:hAnsi="Arial" w:cs="Arial"/>
          <w:color w:val="000000" w:themeColor="text1"/>
        </w:rPr>
        <w:t>manufacturers, commercial buildings, public sector facilities, and small-to-medium enterprises</w:t>
      </w:r>
      <w:r>
        <w:rPr>
          <w:rFonts w:ascii="Arial" w:hAnsi="Arial" w:cs="Arial" w:hint="eastAsia"/>
          <w:color w:val="000000" w:themeColor="text1"/>
        </w:rPr>
        <w:t xml:space="preserve"> </w:t>
      </w:r>
      <w:r>
        <w:rPr>
          <w:rFonts w:ascii="Arial" w:hAnsi="Arial" w:cs="Arial"/>
          <w:color w:val="000000" w:themeColor="text1"/>
        </w:rPr>
        <w:t>–</w:t>
      </w:r>
      <w:r>
        <w:rPr>
          <w:rFonts w:ascii="Arial" w:hAnsi="Arial" w:cs="Arial" w:hint="eastAsia"/>
          <w:color w:val="000000" w:themeColor="text1"/>
        </w:rPr>
        <w:t xml:space="preserve"> </w:t>
      </w:r>
      <w:r w:rsidRPr="004815A6">
        <w:rPr>
          <w:rFonts w:ascii="Arial" w:hAnsi="Arial" w:cs="Arial"/>
          <w:color w:val="000000" w:themeColor="text1"/>
        </w:rPr>
        <w:t>in</w:t>
      </w:r>
      <w:r>
        <w:rPr>
          <w:rFonts w:ascii="Arial" w:hAnsi="Arial" w:cs="Arial" w:hint="eastAsia"/>
          <w:color w:val="000000" w:themeColor="text1"/>
        </w:rPr>
        <w:t xml:space="preserve"> </w:t>
      </w:r>
      <w:r w:rsidRPr="004815A6">
        <w:rPr>
          <w:rFonts w:ascii="Arial" w:hAnsi="Arial" w:cs="Arial"/>
          <w:color w:val="000000" w:themeColor="text1"/>
        </w:rPr>
        <w:t xml:space="preserve">response to price signals, grid conditions, or contractual </w:t>
      </w:r>
      <w:r w:rsidR="0006027C" w:rsidRPr="00710750">
        <w:rPr>
          <w:rFonts w:ascii="Arial" w:hAnsi="Arial" w:cs="Arial"/>
          <w:color w:val="000000" w:themeColor="text1"/>
        </w:rPr>
        <w:t>obligations</w:t>
      </w:r>
      <w:r w:rsidRPr="004815A6">
        <w:rPr>
          <w:rFonts w:ascii="Arial" w:hAnsi="Arial" w:cs="Arial"/>
          <w:color w:val="000000" w:themeColor="text1"/>
        </w:rPr>
        <w:t xml:space="preserve">. </w:t>
      </w:r>
      <w:r w:rsidR="00040A36" w:rsidRPr="00710750">
        <w:rPr>
          <w:rFonts w:ascii="Arial" w:hAnsi="Arial" w:cs="Arial"/>
          <w:color w:val="000000" w:themeColor="text1"/>
        </w:rPr>
        <w:t xml:space="preserve">These users often have </w:t>
      </w:r>
      <w:r w:rsidR="00040A36" w:rsidRPr="00040A36">
        <w:rPr>
          <w:rFonts w:ascii="Arial" w:hAnsi="Arial" w:cs="Arial"/>
          <w:color w:val="000000" w:themeColor="text1"/>
          <w:highlight w:val="yellow"/>
        </w:rPr>
        <w:t>high electricity intensity</w:t>
      </w:r>
      <w:r w:rsidR="00040A36" w:rsidRPr="00710750">
        <w:rPr>
          <w:rFonts w:ascii="Arial" w:hAnsi="Arial" w:cs="Arial"/>
          <w:color w:val="000000" w:themeColor="text1"/>
        </w:rPr>
        <w:t xml:space="preserve"> and </w:t>
      </w:r>
      <w:r w:rsidR="00040A36" w:rsidRPr="00040A36">
        <w:rPr>
          <w:rFonts w:ascii="Arial" w:hAnsi="Arial" w:cs="Arial"/>
          <w:color w:val="000000" w:themeColor="text1"/>
          <w:highlight w:val="yellow"/>
        </w:rPr>
        <w:t>large controllable loads</w:t>
      </w:r>
      <w:r w:rsidR="00040A36" w:rsidRPr="00710750">
        <w:rPr>
          <w:rFonts w:ascii="Arial" w:hAnsi="Arial" w:cs="Arial"/>
          <w:color w:val="000000" w:themeColor="text1"/>
        </w:rPr>
        <w:t xml:space="preserve">, enabling </w:t>
      </w:r>
      <w:r w:rsidR="00040A36" w:rsidRPr="003F7370">
        <w:rPr>
          <w:rFonts w:ascii="Arial" w:hAnsi="Arial" w:cs="Arial"/>
          <w:color w:val="000000" w:themeColor="text1"/>
          <w:highlight w:val="yellow"/>
        </w:rPr>
        <w:t>substantial flexibility contributions</w:t>
      </w:r>
      <w:r w:rsidR="00040A36" w:rsidRPr="00710750">
        <w:rPr>
          <w:rFonts w:ascii="Arial" w:hAnsi="Arial" w:cs="Arial"/>
          <w:color w:val="000000" w:themeColor="text1"/>
        </w:rPr>
        <w:t xml:space="preserve"> from </w:t>
      </w:r>
      <w:r w:rsidR="003F7370" w:rsidRPr="003F7370">
        <w:rPr>
          <w:rFonts w:ascii="Arial" w:hAnsi="Arial" w:cs="Arial"/>
          <w:color w:val="000000" w:themeColor="text1"/>
        </w:rPr>
        <w:t xml:space="preserve">a relatively small </w:t>
      </w:r>
      <w:r w:rsidR="00040A36" w:rsidRPr="00710750">
        <w:rPr>
          <w:rFonts w:ascii="Arial" w:hAnsi="Arial" w:cs="Arial"/>
          <w:color w:val="000000" w:themeColor="text1"/>
        </w:rPr>
        <w:t>number of participants.</w:t>
      </w:r>
      <w:r w:rsidR="00256E04">
        <w:rPr>
          <w:rFonts w:ascii="Arial" w:hAnsi="Arial" w:cs="Arial" w:hint="eastAsia"/>
          <w:color w:val="000000" w:themeColor="text1"/>
        </w:rPr>
        <w:t xml:space="preserve"> </w:t>
      </w:r>
    </w:p>
    <w:p w14:paraId="5BAD7A12" w14:textId="0D9E85C7" w:rsidR="00E41B8C" w:rsidRDefault="00AA4D85" w:rsidP="007D11AD">
      <w:pPr>
        <w:jc w:val="left"/>
        <w:rPr>
          <w:rFonts w:ascii="Arial" w:hAnsi="Arial" w:cs="Arial"/>
          <w:color w:val="000000" w:themeColor="text1"/>
        </w:rPr>
      </w:pPr>
      <w:r w:rsidRPr="00DB7BB6">
        <w:rPr>
          <w:rFonts w:ascii="Arial" w:hAnsi="Arial" w:cs="Arial"/>
          <w:color w:val="000000" w:themeColor="text1"/>
        </w:rPr>
        <w:t xml:space="preserve">ICDR delivers flexibility across a wide range of timescales. </w:t>
      </w:r>
      <w:r w:rsidRPr="00EF09B4">
        <w:rPr>
          <w:rFonts w:ascii="Arial" w:hAnsi="Arial" w:cs="Arial"/>
          <w:color w:val="000000" w:themeColor="text1"/>
          <w:highlight w:val="green"/>
        </w:rPr>
        <w:t>Response speeds typically range from seconds to minutes</w:t>
      </w:r>
      <w:r w:rsidRPr="00DB7BB6">
        <w:rPr>
          <w:rFonts w:ascii="Arial" w:hAnsi="Arial" w:cs="Arial"/>
          <w:color w:val="000000" w:themeColor="text1"/>
        </w:rPr>
        <w:t xml:space="preserve"> for ancillary services such as frequency regulation, and </w:t>
      </w:r>
      <w:r w:rsidRPr="00EF09B4">
        <w:rPr>
          <w:rFonts w:ascii="Arial" w:hAnsi="Arial" w:cs="Arial"/>
          <w:color w:val="000000" w:themeColor="text1"/>
          <w:highlight w:val="green"/>
        </w:rPr>
        <w:t>from hours to full-day cycles</w:t>
      </w:r>
      <w:r w:rsidRPr="00DB7BB6">
        <w:rPr>
          <w:rFonts w:ascii="Arial" w:hAnsi="Arial" w:cs="Arial"/>
          <w:color w:val="000000" w:themeColor="text1"/>
        </w:rPr>
        <w:t xml:space="preserve"> for load shifting. Operational durations may involve </w:t>
      </w:r>
      <w:r w:rsidRPr="00442CE5">
        <w:rPr>
          <w:rFonts w:ascii="Arial" w:hAnsi="Arial" w:cs="Arial"/>
          <w:color w:val="000000" w:themeColor="text1"/>
          <w:highlight w:val="green"/>
        </w:rPr>
        <w:t>short-term adjustments (minutes to hours)</w:t>
      </w:r>
      <w:r w:rsidRPr="00DB7BB6">
        <w:rPr>
          <w:rFonts w:ascii="Arial" w:hAnsi="Arial" w:cs="Arial"/>
          <w:color w:val="000000" w:themeColor="text1"/>
        </w:rPr>
        <w:t xml:space="preserve"> or </w:t>
      </w:r>
      <w:r w:rsidRPr="00442CE5">
        <w:rPr>
          <w:rFonts w:ascii="Arial" w:hAnsi="Arial" w:cs="Arial"/>
          <w:color w:val="000000" w:themeColor="text1"/>
          <w:highlight w:val="green"/>
        </w:rPr>
        <w:t>sustained shifts over daily or weekly schedules</w:t>
      </w:r>
      <w:r w:rsidRPr="00DB7BB6">
        <w:rPr>
          <w:rFonts w:ascii="Arial" w:hAnsi="Arial" w:cs="Arial"/>
          <w:color w:val="000000" w:themeColor="text1"/>
        </w:rPr>
        <w:t xml:space="preserve">, depending on the underlying process and operational constraints. Flexibility is often embedded in industrial processes (e.g., electrolysis, </w:t>
      </w:r>
      <w:proofErr w:type="spellStart"/>
      <w:r w:rsidRPr="00DB7BB6">
        <w:rPr>
          <w:rFonts w:ascii="Arial" w:hAnsi="Arial" w:cs="Arial"/>
          <w:color w:val="000000" w:themeColor="text1"/>
        </w:rPr>
        <w:t>aluminum</w:t>
      </w:r>
      <w:proofErr w:type="spellEnd"/>
      <w:r w:rsidRPr="00DB7BB6">
        <w:rPr>
          <w:rFonts w:ascii="Arial" w:hAnsi="Arial" w:cs="Arial"/>
          <w:color w:val="000000" w:themeColor="text1"/>
        </w:rPr>
        <w:t xml:space="preserve"> smelting, cold storage) and commercial building systems (e.g., HVAC, lighting, refrigeration).</w:t>
      </w:r>
      <w:r w:rsidR="00E41B8C">
        <w:rPr>
          <w:rFonts w:ascii="Arial" w:hAnsi="Arial" w:cs="Arial" w:hint="eastAsia"/>
          <w:color w:val="000000" w:themeColor="text1"/>
        </w:rPr>
        <w:t xml:space="preserve"> </w:t>
      </w:r>
      <w:r w:rsidR="00C455D2" w:rsidRPr="00C455D2">
        <w:rPr>
          <w:rFonts w:ascii="Arial" w:hAnsi="Arial" w:cs="Arial"/>
          <w:color w:val="000000" w:themeColor="text1"/>
        </w:rPr>
        <w:t xml:space="preserve">With the rapid expansion of AI and digital services, </w:t>
      </w:r>
      <w:r w:rsidR="00C455D2" w:rsidRPr="00C455D2">
        <w:rPr>
          <w:rFonts w:ascii="Arial" w:hAnsi="Arial" w:cs="Arial"/>
          <w:color w:val="000000" w:themeColor="text1"/>
          <w:highlight w:val="yellow"/>
        </w:rPr>
        <w:t xml:space="preserve">data </w:t>
      </w:r>
      <w:proofErr w:type="spellStart"/>
      <w:r w:rsidR="00C455D2" w:rsidRPr="00C455D2">
        <w:rPr>
          <w:rFonts w:ascii="Arial" w:hAnsi="Arial" w:cs="Arial"/>
          <w:color w:val="000000" w:themeColor="text1"/>
          <w:highlight w:val="yellow"/>
        </w:rPr>
        <w:t>centers</w:t>
      </w:r>
      <w:proofErr w:type="spellEnd"/>
      <w:r w:rsidR="00C455D2" w:rsidRPr="00C455D2">
        <w:rPr>
          <w:rFonts w:ascii="Arial" w:hAnsi="Arial" w:cs="Arial"/>
          <w:color w:val="000000" w:themeColor="text1"/>
        </w:rPr>
        <w:t xml:space="preserve"> are emerging as a significant source of </w:t>
      </w:r>
      <w:r w:rsidR="00E41B8C" w:rsidRPr="00DB7BB6">
        <w:rPr>
          <w:rFonts w:ascii="Arial" w:hAnsi="Arial" w:cs="Arial"/>
          <w:color w:val="000000" w:themeColor="text1"/>
        </w:rPr>
        <w:t>ICDR</w:t>
      </w:r>
      <w:r w:rsidR="00E41B8C" w:rsidRPr="00C455D2">
        <w:rPr>
          <w:rFonts w:ascii="Arial" w:hAnsi="Arial" w:cs="Arial"/>
          <w:color w:val="000000" w:themeColor="text1"/>
        </w:rPr>
        <w:t xml:space="preserve"> </w:t>
      </w:r>
      <w:r w:rsidR="00C455D2" w:rsidRPr="00C455D2">
        <w:rPr>
          <w:rFonts w:ascii="Arial" w:hAnsi="Arial" w:cs="Arial"/>
          <w:color w:val="000000" w:themeColor="text1"/>
        </w:rPr>
        <w:t xml:space="preserve">flexibility due to their large, controllable electricity loads and potential to shift non-time-critical computing tasks in response to </w:t>
      </w:r>
      <w:r w:rsidR="00C41115" w:rsidRPr="00DB7BB6">
        <w:rPr>
          <w:rFonts w:ascii="Arial" w:hAnsi="Arial" w:cs="Arial"/>
          <w:color w:val="000000" w:themeColor="text1"/>
        </w:rPr>
        <w:t>system needs</w:t>
      </w:r>
      <w:r w:rsidR="00C455D2" w:rsidRPr="00C455D2">
        <w:rPr>
          <w:rFonts w:ascii="Arial" w:hAnsi="Arial" w:cs="Arial"/>
          <w:color w:val="000000" w:themeColor="text1"/>
        </w:rPr>
        <w:t>.</w:t>
      </w:r>
      <w:r w:rsidR="00C455D2">
        <w:rPr>
          <w:rFonts w:ascii="Arial" w:hAnsi="Arial" w:cs="Arial" w:hint="eastAsia"/>
          <w:color w:val="000000" w:themeColor="text1"/>
        </w:rPr>
        <w:t xml:space="preserve"> </w:t>
      </w:r>
    </w:p>
    <w:p w14:paraId="52010A39" w14:textId="3959FA8A" w:rsidR="00E41B8C" w:rsidRDefault="000612DB" w:rsidP="007D11AD">
      <w:pPr>
        <w:jc w:val="left"/>
        <w:rPr>
          <w:rFonts w:ascii="Arial" w:hAnsi="Arial" w:cs="Arial"/>
          <w:color w:val="000000" w:themeColor="text1"/>
        </w:rPr>
      </w:pPr>
      <w:r w:rsidRPr="000612DB">
        <w:rPr>
          <w:rFonts w:ascii="Arial" w:hAnsi="Arial" w:cs="Arial"/>
          <w:color w:val="000000" w:themeColor="text1"/>
        </w:rPr>
        <w:t xml:space="preserve">By enabling load to follow supply, ICDR contributes to multiple flexibility needs in clean energy systems. It supports </w:t>
      </w:r>
      <w:r w:rsidRPr="000612DB">
        <w:rPr>
          <w:rFonts w:ascii="Arial" w:hAnsi="Arial" w:cs="Arial"/>
          <w:color w:val="000000" w:themeColor="text1"/>
          <w:highlight w:val="green"/>
        </w:rPr>
        <w:t>real-time power balancing</w:t>
      </w:r>
      <w:r w:rsidRPr="000612DB">
        <w:rPr>
          <w:rFonts w:ascii="Arial" w:hAnsi="Arial" w:cs="Arial"/>
          <w:color w:val="000000" w:themeColor="text1"/>
        </w:rPr>
        <w:t xml:space="preserve"> by modulating large-scale demand, </w:t>
      </w:r>
      <w:r w:rsidRPr="000612DB">
        <w:rPr>
          <w:rFonts w:ascii="Arial" w:hAnsi="Arial" w:cs="Arial"/>
          <w:color w:val="000000" w:themeColor="text1"/>
          <w:highlight w:val="green"/>
        </w:rPr>
        <w:t>reduces ramping stress</w:t>
      </w:r>
      <w:r w:rsidRPr="000612DB">
        <w:rPr>
          <w:rFonts w:ascii="Arial" w:hAnsi="Arial" w:cs="Arial"/>
          <w:color w:val="000000" w:themeColor="text1"/>
        </w:rPr>
        <w:t xml:space="preserve"> by smoothing transitions between low and high net load, and </w:t>
      </w:r>
      <w:r w:rsidRPr="000612DB">
        <w:rPr>
          <w:rFonts w:ascii="Arial" w:hAnsi="Arial" w:cs="Arial"/>
          <w:color w:val="000000" w:themeColor="text1"/>
          <w:highlight w:val="green"/>
        </w:rPr>
        <w:t>enhances frequency regulation</w:t>
      </w:r>
      <w:r w:rsidRPr="000612DB">
        <w:rPr>
          <w:rFonts w:ascii="Arial" w:hAnsi="Arial" w:cs="Arial"/>
          <w:color w:val="000000" w:themeColor="text1"/>
        </w:rPr>
        <w:t xml:space="preserve"> through automated, rapid-response controls. ICDR also plays a role in </w:t>
      </w:r>
      <w:r w:rsidRPr="000612DB">
        <w:rPr>
          <w:rFonts w:ascii="Arial" w:hAnsi="Arial" w:cs="Arial"/>
          <w:color w:val="000000" w:themeColor="text1"/>
          <w:highlight w:val="green"/>
        </w:rPr>
        <w:t>capacity adequacy</w:t>
      </w:r>
      <w:r w:rsidRPr="000612DB">
        <w:rPr>
          <w:rFonts w:ascii="Arial" w:hAnsi="Arial" w:cs="Arial"/>
          <w:color w:val="000000" w:themeColor="text1"/>
        </w:rPr>
        <w:t xml:space="preserve"> by participating in peak shaving and capacity markets, especially during </w:t>
      </w:r>
      <w:r w:rsidRPr="000612DB">
        <w:rPr>
          <w:rFonts w:ascii="Arial" w:hAnsi="Arial" w:cs="Arial"/>
          <w:color w:val="000000" w:themeColor="text1"/>
          <w:highlight w:val="yellow"/>
        </w:rPr>
        <w:t>seasonal demand peaks</w:t>
      </w:r>
      <w:r w:rsidRPr="000612DB">
        <w:rPr>
          <w:rFonts w:ascii="Arial" w:hAnsi="Arial" w:cs="Arial"/>
          <w:color w:val="000000" w:themeColor="text1"/>
        </w:rPr>
        <w:t xml:space="preserve"> or </w:t>
      </w:r>
      <w:r w:rsidRPr="000612DB">
        <w:rPr>
          <w:rFonts w:ascii="Arial" w:hAnsi="Arial" w:cs="Arial"/>
          <w:color w:val="000000" w:themeColor="text1"/>
          <w:highlight w:val="yellow"/>
        </w:rPr>
        <w:t>extreme weather events</w:t>
      </w:r>
      <w:r w:rsidRPr="000612DB">
        <w:rPr>
          <w:rFonts w:ascii="Arial" w:hAnsi="Arial" w:cs="Arial"/>
          <w:color w:val="000000" w:themeColor="text1"/>
        </w:rPr>
        <w:t xml:space="preserve">. Furthermore, by providing geographically targeted demand reductions, ICDR helps </w:t>
      </w:r>
      <w:r w:rsidRPr="000612DB">
        <w:rPr>
          <w:rFonts w:ascii="Arial" w:hAnsi="Arial" w:cs="Arial"/>
          <w:color w:val="000000" w:themeColor="text1"/>
          <w:highlight w:val="green"/>
        </w:rPr>
        <w:t>relieve network congestion</w:t>
      </w:r>
      <w:r w:rsidRPr="000612DB">
        <w:rPr>
          <w:rFonts w:ascii="Arial" w:hAnsi="Arial" w:cs="Arial"/>
          <w:color w:val="000000" w:themeColor="text1"/>
        </w:rPr>
        <w:t xml:space="preserve"> and can defer the need for distribution grid upgrades.</w:t>
      </w:r>
    </w:p>
    <w:p w14:paraId="023495A9" w14:textId="13497D93" w:rsidR="00DB7BB6" w:rsidRDefault="00123907" w:rsidP="007D11AD">
      <w:pPr>
        <w:jc w:val="left"/>
        <w:rPr>
          <w:rFonts w:ascii="Arial" w:hAnsi="Arial" w:cs="Arial"/>
          <w:color w:val="000000" w:themeColor="text1"/>
        </w:rPr>
      </w:pPr>
      <w:r w:rsidRPr="00123907">
        <w:rPr>
          <w:rFonts w:ascii="Arial" w:hAnsi="Arial" w:cs="Arial"/>
          <w:color w:val="000000" w:themeColor="text1"/>
        </w:rPr>
        <w:t xml:space="preserve">Participation in ICDR programs depends on factors such as </w:t>
      </w:r>
      <w:r w:rsidRPr="00123907">
        <w:rPr>
          <w:rFonts w:ascii="Arial" w:hAnsi="Arial" w:cs="Arial"/>
          <w:color w:val="000000" w:themeColor="text1"/>
          <w:highlight w:val="yellow"/>
        </w:rPr>
        <w:t>operational feasibility</w:t>
      </w:r>
      <w:r w:rsidRPr="00123907">
        <w:rPr>
          <w:rFonts w:ascii="Arial" w:hAnsi="Arial" w:cs="Arial"/>
          <w:color w:val="000000" w:themeColor="text1"/>
        </w:rPr>
        <w:t xml:space="preserve">, </w:t>
      </w:r>
      <w:r w:rsidRPr="00123907">
        <w:rPr>
          <w:rFonts w:ascii="Arial" w:hAnsi="Arial" w:cs="Arial"/>
          <w:color w:val="000000" w:themeColor="text1"/>
          <w:highlight w:val="yellow"/>
        </w:rPr>
        <w:t>automation readiness</w:t>
      </w:r>
      <w:r w:rsidRPr="00123907">
        <w:rPr>
          <w:rFonts w:ascii="Arial" w:hAnsi="Arial" w:cs="Arial"/>
          <w:color w:val="000000" w:themeColor="text1"/>
        </w:rPr>
        <w:t xml:space="preserve">, and </w:t>
      </w:r>
      <w:r w:rsidRPr="00123907">
        <w:rPr>
          <w:rFonts w:ascii="Arial" w:hAnsi="Arial" w:cs="Arial"/>
          <w:color w:val="000000" w:themeColor="text1"/>
          <w:highlight w:val="yellow"/>
        </w:rPr>
        <w:t>access to economic incentives</w:t>
      </w:r>
      <w:r w:rsidRPr="00123907">
        <w:rPr>
          <w:rFonts w:ascii="Arial" w:hAnsi="Arial" w:cs="Arial"/>
          <w:color w:val="000000" w:themeColor="text1"/>
        </w:rPr>
        <w:t>. Advanced metering infrastructure and real-time monitoring systems are crucial to ensuring that flexibility can be delivered reliably without disrupting core business operations. When properly integrated into market mechanisms, ICDR offers a scalable, cost-effective, and highly reliable form of demand-side flexibility that complements supply-side resources and supports the efficient, resilient, and low-carbon operation of modern power systems.</w:t>
      </w:r>
    </w:p>
    <w:p w14:paraId="4C8D470D" w14:textId="435FB7A8" w:rsidR="00C823BD" w:rsidRPr="00583406" w:rsidRDefault="00B95384" w:rsidP="00C823BD">
      <w:pPr>
        <w:jc w:val="left"/>
        <w:rPr>
          <w:rFonts w:ascii="Arial" w:hAnsi="Arial" w:cs="Arial"/>
          <w:b/>
          <w:bCs/>
        </w:rPr>
      </w:pPr>
      <w:r>
        <w:rPr>
          <w:rFonts w:ascii="Arial" w:hAnsi="Arial" w:cs="Arial" w:hint="eastAsia"/>
          <w:b/>
          <w:bCs/>
        </w:rPr>
        <w:t>S</w:t>
      </w:r>
      <w:r w:rsidR="00C823BD">
        <w:rPr>
          <w:rFonts w:ascii="Arial" w:hAnsi="Arial" w:cs="Arial" w:hint="eastAsia"/>
          <w:b/>
          <w:bCs/>
        </w:rPr>
        <w:t xml:space="preserve">mart </w:t>
      </w:r>
      <w:r w:rsidR="007F702E">
        <w:rPr>
          <w:rFonts w:ascii="Arial" w:hAnsi="Arial" w:cs="Arial" w:hint="eastAsia"/>
          <w:b/>
          <w:bCs/>
        </w:rPr>
        <w:t xml:space="preserve">and </w:t>
      </w:r>
      <w:r>
        <w:rPr>
          <w:rFonts w:ascii="Arial" w:hAnsi="Arial" w:cs="Arial" w:hint="eastAsia"/>
          <w:b/>
          <w:bCs/>
        </w:rPr>
        <w:t xml:space="preserve">bidirectional </w:t>
      </w:r>
      <w:r w:rsidR="00C823BD">
        <w:rPr>
          <w:rFonts w:ascii="Arial" w:hAnsi="Arial" w:cs="Arial" w:hint="eastAsia"/>
          <w:b/>
          <w:bCs/>
        </w:rPr>
        <w:t>charging</w:t>
      </w:r>
      <w:r w:rsidR="00C823BD" w:rsidRPr="00583406">
        <w:rPr>
          <w:rFonts w:ascii="Arial" w:hAnsi="Arial" w:cs="Arial"/>
          <w:b/>
          <w:bCs/>
        </w:rPr>
        <w:t xml:space="preserve"> </w:t>
      </w:r>
      <w:r w:rsidR="00C823BD">
        <w:rPr>
          <w:rFonts w:ascii="Arial" w:hAnsi="Arial" w:cs="Arial" w:hint="eastAsia"/>
          <w:b/>
          <w:bCs/>
        </w:rPr>
        <w:t>[</w:t>
      </w:r>
      <w:r w:rsidR="00E74B5A">
        <w:rPr>
          <w:rFonts w:ascii="Arial" w:hAnsi="Arial" w:cs="Arial" w:hint="eastAsia"/>
          <w:b/>
          <w:bCs/>
        </w:rPr>
        <w:t>3</w:t>
      </w:r>
      <w:r w:rsidR="00E35ACD">
        <w:rPr>
          <w:rFonts w:ascii="Arial" w:hAnsi="Arial" w:cs="Arial" w:hint="eastAsia"/>
          <w:b/>
          <w:bCs/>
        </w:rPr>
        <w:t>4</w:t>
      </w:r>
      <w:r w:rsidR="002771D5">
        <w:rPr>
          <w:rFonts w:ascii="Arial" w:hAnsi="Arial" w:cs="Arial" w:hint="eastAsia"/>
          <w:b/>
          <w:bCs/>
        </w:rPr>
        <w:t>7</w:t>
      </w:r>
      <w:r w:rsidR="00C823BD">
        <w:rPr>
          <w:rFonts w:ascii="Arial" w:hAnsi="Arial" w:cs="Arial" w:hint="eastAsia"/>
          <w:b/>
          <w:bCs/>
        </w:rPr>
        <w:t>]</w:t>
      </w:r>
    </w:p>
    <w:p w14:paraId="76F707D3" w14:textId="44ED0AF4" w:rsidR="00F13366" w:rsidRDefault="009F0569" w:rsidP="007D11AD">
      <w:pPr>
        <w:jc w:val="left"/>
        <w:rPr>
          <w:rFonts w:ascii="Arial" w:hAnsi="Arial" w:cs="Arial"/>
          <w:color w:val="000000" w:themeColor="text1"/>
        </w:rPr>
      </w:pPr>
      <w:r w:rsidRPr="009F0569">
        <w:rPr>
          <w:rFonts w:ascii="Arial" w:hAnsi="Arial" w:cs="Arial"/>
          <w:color w:val="000000" w:themeColor="text1"/>
        </w:rPr>
        <w:t xml:space="preserve">Electric vehicles (EVs) spend </w:t>
      </w:r>
      <w:r w:rsidR="00F8507E" w:rsidRPr="005E4B5B">
        <w:rPr>
          <w:rFonts w:ascii="Arial" w:hAnsi="Arial" w:cs="Arial"/>
          <w:color w:val="000000" w:themeColor="text1"/>
        </w:rPr>
        <w:t xml:space="preserve">approximately </w:t>
      </w:r>
      <w:r w:rsidRPr="009F0569">
        <w:rPr>
          <w:rFonts w:ascii="Arial" w:hAnsi="Arial" w:cs="Arial"/>
          <w:color w:val="000000" w:themeColor="text1"/>
        </w:rPr>
        <w:t xml:space="preserve">95% of their time parked, presenting a significant but underutilized opportunity to provide </w:t>
      </w:r>
      <w:r w:rsidR="00F13366">
        <w:rPr>
          <w:rFonts w:ascii="Arial" w:hAnsi="Arial" w:cs="Arial" w:hint="eastAsia"/>
          <w:color w:val="000000" w:themeColor="text1"/>
        </w:rPr>
        <w:t xml:space="preserve">system </w:t>
      </w:r>
      <w:r w:rsidRPr="009F0569">
        <w:rPr>
          <w:rFonts w:ascii="Arial" w:hAnsi="Arial" w:cs="Arial"/>
          <w:color w:val="000000" w:themeColor="text1"/>
        </w:rPr>
        <w:t xml:space="preserve">flexibility. With the proliferation of EVs, their integration into energy systems </w:t>
      </w:r>
      <w:r w:rsidR="00F13366" w:rsidRPr="00F13366">
        <w:rPr>
          <w:rFonts w:ascii="Arial" w:hAnsi="Arial" w:cs="Arial"/>
          <w:color w:val="000000" w:themeColor="text1"/>
        </w:rPr>
        <w:t xml:space="preserve">through </w:t>
      </w:r>
      <w:r w:rsidRPr="004A3CE1">
        <w:rPr>
          <w:rFonts w:ascii="Arial" w:hAnsi="Arial" w:cs="Arial"/>
          <w:color w:val="000000" w:themeColor="text1"/>
          <w:highlight w:val="yellow"/>
        </w:rPr>
        <w:t>smart charging (V1G)</w:t>
      </w:r>
      <w:r w:rsidRPr="009F0569">
        <w:rPr>
          <w:rFonts w:ascii="Arial" w:hAnsi="Arial" w:cs="Arial"/>
          <w:color w:val="000000" w:themeColor="text1"/>
        </w:rPr>
        <w:t xml:space="preserve"> and </w:t>
      </w:r>
      <w:r w:rsidRPr="004A3CE1">
        <w:rPr>
          <w:rFonts w:ascii="Arial" w:hAnsi="Arial" w:cs="Arial"/>
          <w:color w:val="000000" w:themeColor="text1"/>
          <w:highlight w:val="yellow"/>
        </w:rPr>
        <w:t>bidirectional charging technologies</w:t>
      </w:r>
      <w:r w:rsidR="004A3CE1">
        <w:rPr>
          <w:rFonts w:ascii="Arial" w:hAnsi="Arial" w:cs="Arial" w:hint="eastAsia"/>
          <w:color w:val="000000" w:themeColor="text1"/>
        </w:rPr>
        <w:t xml:space="preserve"> </w:t>
      </w:r>
      <w:r w:rsidR="004A3CE1">
        <w:rPr>
          <w:rFonts w:ascii="Arial" w:hAnsi="Arial" w:cs="Arial"/>
          <w:color w:val="000000" w:themeColor="text1"/>
        </w:rPr>
        <w:t>–</w:t>
      </w:r>
      <w:r w:rsidR="004A3CE1">
        <w:rPr>
          <w:rFonts w:ascii="Arial" w:hAnsi="Arial" w:cs="Arial" w:hint="eastAsia"/>
          <w:color w:val="000000" w:themeColor="text1"/>
        </w:rPr>
        <w:t xml:space="preserve"> </w:t>
      </w:r>
      <w:r w:rsidRPr="009F0569">
        <w:rPr>
          <w:rFonts w:ascii="Arial" w:hAnsi="Arial" w:cs="Arial"/>
          <w:color w:val="000000" w:themeColor="text1"/>
        </w:rPr>
        <w:t>collectively</w:t>
      </w:r>
      <w:r w:rsidR="004A3CE1">
        <w:rPr>
          <w:rFonts w:ascii="Arial" w:hAnsi="Arial" w:cs="Arial" w:hint="eastAsia"/>
          <w:color w:val="000000" w:themeColor="text1"/>
        </w:rPr>
        <w:t xml:space="preserve"> </w:t>
      </w:r>
      <w:r w:rsidRPr="009F0569">
        <w:rPr>
          <w:rFonts w:ascii="Arial" w:hAnsi="Arial" w:cs="Arial"/>
          <w:color w:val="000000" w:themeColor="text1"/>
        </w:rPr>
        <w:t xml:space="preserve">known as </w:t>
      </w:r>
      <w:r w:rsidRPr="004A3CE1">
        <w:rPr>
          <w:rFonts w:ascii="Arial" w:hAnsi="Arial" w:cs="Arial"/>
          <w:color w:val="000000" w:themeColor="text1"/>
          <w:highlight w:val="yellow"/>
        </w:rPr>
        <w:t>vehicle-to-everything (V2X)</w:t>
      </w:r>
      <w:r w:rsidR="004A3CE1">
        <w:rPr>
          <w:rFonts w:ascii="Arial" w:hAnsi="Arial" w:cs="Arial" w:hint="eastAsia"/>
          <w:color w:val="000000" w:themeColor="text1"/>
        </w:rPr>
        <w:t xml:space="preserve"> </w:t>
      </w:r>
      <w:r w:rsidR="004A3CE1">
        <w:rPr>
          <w:rFonts w:ascii="Arial" w:hAnsi="Arial" w:cs="Arial"/>
          <w:color w:val="000000" w:themeColor="text1"/>
        </w:rPr>
        <w:t>–</w:t>
      </w:r>
      <w:r w:rsidR="004A3CE1">
        <w:rPr>
          <w:rFonts w:ascii="Arial" w:hAnsi="Arial" w:cs="Arial" w:hint="eastAsia"/>
          <w:color w:val="000000" w:themeColor="text1"/>
        </w:rPr>
        <w:t xml:space="preserve"> </w:t>
      </w:r>
      <w:r w:rsidRPr="009F0569">
        <w:rPr>
          <w:rFonts w:ascii="Arial" w:hAnsi="Arial" w:cs="Arial"/>
          <w:color w:val="000000" w:themeColor="text1"/>
        </w:rPr>
        <w:t>is</w:t>
      </w:r>
      <w:r w:rsidR="004A3CE1">
        <w:rPr>
          <w:rFonts w:ascii="Arial" w:hAnsi="Arial" w:cs="Arial" w:hint="eastAsia"/>
          <w:color w:val="000000" w:themeColor="text1"/>
        </w:rPr>
        <w:t xml:space="preserve"> </w:t>
      </w:r>
      <w:r w:rsidRPr="009F0569">
        <w:rPr>
          <w:rFonts w:ascii="Arial" w:hAnsi="Arial" w:cs="Arial"/>
          <w:color w:val="000000" w:themeColor="text1"/>
        </w:rPr>
        <w:t xml:space="preserve">transforming them from passive loads into active, distributed energy storage resources. These technologies enhance the flexibility, reliability, and resilience of clean energy systems by leveraging EV battery capacity </w:t>
      </w:r>
      <w:r w:rsidR="00FF588F" w:rsidRPr="00F13366">
        <w:rPr>
          <w:rFonts w:ascii="Arial" w:hAnsi="Arial" w:cs="Arial"/>
          <w:color w:val="000000" w:themeColor="text1"/>
        </w:rPr>
        <w:t>to deliver a range of grid services</w:t>
      </w:r>
      <w:r w:rsidRPr="009F0569">
        <w:rPr>
          <w:rFonts w:ascii="Arial" w:hAnsi="Arial" w:cs="Arial"/>
          <w:color w:val="000000" w:themeColor="text1"/>
        </w:rPr>
        <w:t>.</w:t>
      </w:r>
    </w:p>
    <w:p w14:paraId="0C284FE5" w14:textId="1B467BCA" w:rsidR="00FF588F" w:rsidRPr="002B6DFD" w:rsidRDefault="005C1FC4" w:rsidP="007D11AD">
      <w:pPr>
        <w:jc w:val="left"/>
        <w:rPr>
          <w:rFonts w:ascii="Arial" w:hAnsi="Arial" w:cs="Arial"/>
          <w:color w:val="000000" w:themeColor="text1"/>
        </w:rPr>
      </w:pPr>
      <w:r>
        <w:rPr>
          <w:rFonts w:ascii="Arial" w:hAnsi="Arial" w:cs="Arial" w:hint="eastAsia"/>
          <w:color w:val="000000" w:themeColor="text1"/>
        </w:rPr>
        <w:t xml:space="preserve">Smart </w:t>
      </w:r>
      <w:r w:rsidR="002B6DFD" w:rsidRPr="002B6DFD">
        <w:rPr>
          <w:rFonts w:ascii="Arial" w:hAnsi="Arial" w:cs="Arial"/>
          <w:color w:val="000000" w:themeColor="text1"/>
        </w:rPr>
        <w:t xml:space="preserve">V1G is the most commercially mature EV flexibility solution. It enables unidirectional energy flow from the grid to the vehicle, with charging schedules dynamically optimized based on electricity prices, user preferences, grid constraints, or renewable energy availability. Smart charging typically operates over </w:t>
      </w:r>
      <w:r w:rsidR="00D20B98" w:rsidRPr="00D6697B">
        <w:rPr>
          <w:rFonts w:ascii="Arial" w:hAnsi="Arial" w:cs="Arial"/>
          <w:color w:val="000000" w:themeColor="text1"/>
          <w:highlight w:val="green"/>
        </w:rPr>
        <w:t>short-to-medium durations (2</w:t>
      </w:r>
      <w:r w:rsidR="00D20B98">
        <w:rPr>
          <w:rFonts w:ascii="Arial" w:hAnsi="Arial" w:cs="Arial" w:hint="eastAsia"/>
          <w:color w:val="000000" w:themeColor="text1"/>
          <w:highlight w:val="green"/>
        </w:rPr>
        <w:t>-</w:t>
      </w:r>
      <w:r w:rsidR="00D20B98" w:rsidRPr="00D6697B">
        <w:rPr>
          <w:rFonts w:ascii="Arial" w:hAnsi="Arial" w:cs="Arial"/>
          <w:color w:val="000000" w:themeColor="text1"/>
          <w:highlight w:val="green"/>
        </w:rPr>
        <w:t>8 hours)</w:t>
      </w:r>
      <w:r w:rsidR="002B6DFD" w:rsidRPr="002B6DFD">
        <w:rPr>
          <w:rFonts w:ascii="Arial" w:hAnsi="Arial" w:cs="Arial"/>
          <w:color w:val="000000" w:themeColor="text1"/>
        </w:rPr>
        <w:t xml:space="preserve"> and can </w:t>
      </w:r>
      <w:r w:rsidR="002B6DFD" w:rsidRPr="00D20B98">
        <w:rPr>
          <w:rFonts w:ascii="Arial" w:hAnsi="Arial" w:cs="Arial"/>
          <w:color w:val="000000" w:themeColor="text1"/>
          <w:highlight w:val="green"/>
        </w:rPr>
        <w:t>respond within minutes</w:t>
      </w:r>
      <w:r w:rsidR="002B6DFD" w:rsidRPr="002B6DFD">
        <w:rPr>
          <w:rFonts w:ascii="Arial" w:hAnsi="Arial" w:cs="Arial"/>
          <w:color w:val="000000" w:themeColor="text1"/>
        </w:rPr>
        <w:t xml:space="preserve">. This enables EVs to shift charging away from peak periods and toward times of surplus </w:t>
      </w:r>
      <w:proofErr w:type="spellStart"/>
      <w:r w:rsidR="002B6DFD" w:rsidRPr="002B6DFD">
        <w:rPr>
          <w:rFonts w:ascii="Arial" w:hAnsi="Arial" w:cs="Arial"/>
          <w:color w:val="000000" w:themeColor="text1"/>
        </w:rPr>
        <w:t>vRES</w:t>
      </w:r>
      <w:proofErr w:type="spellEnd"/>
      <w:r w:rsidR="002B6DFD" w:rsidRPr="002B6DFD">
        <w:rPr>
          <w:rFonts w:ascii="Arial" w:hAnsi="Arial" w:cs="Arial"/>
          <w:color w:val="000000" w:themeColor="text1"/>
        </w:rPr>
        <w:t xml:space="preserve">, contributing to </w:t>
      </w:r>
      <w:r w:rsidR="002B6DFD" w:rsidRPr="00D20B98">
        <w:rPr>
          <w:rFonts w:ascii="Arial" w:hAnsi="Arial" w:cs="Arial"/>
          <w:color w:val="000000" w:themeColor="text1"/>
          <w:highlight w:val="cyan"/>
        </w:rPr>
        <w:t>short-term power balancing</w:t>
      </w:r>
      <w:r w:rsidR="002B6DFD" w:rsidRPr="002B6DFD">
        <w:rPr>
          <w:rFonts w:ascii="Arial" w:hAnsi="Arial" w:cs="Arial"/>
          <w:color w:val="000000" w:themeColor="text1"/>
        </w:rPr>
        <w:t xml:space="preserve">, </w:t>
      </w:r>
      <w:r w:rsidR="002B6DFD" w:rsidRPr="00D20B98">
        <w:rPr>
          <w:rFonts w:ascii="Arial" w:hAnsi="Arial" w:cs="Arial"/>
          <w:color w:val="000000" w:themeColor="text1"/>
          <w:highlight w:val="cyan"/>
        </w:rPr>
        <w:t>congestion management</w:t>
      </w:r>
      <w:r w:rsidR="002B6DFD" w:rsidRPr="002B6DFD">
        <w:rPr>
          <w:rFonts w:ascii="Arial" w:hAnsi="Arial" w:cs="Arial"/>
          <w:color w:val="000000" w:themeColor="text1"/>
        </w:rPr>
        <w:t xml:space="preserve"> on local networks, and </w:t>
      </w:r>
      <w:r w:rsidR="002B6DFD" w:rsidRPr="00D20B98">
        <w:rPr>
          <w:rFonts w:ascii="Arial" w:hAnsi="Arial" w:cs="Arial"/>
          <w:color w:val="000000" w:themeColor="text1"/>
          <w:highlight w:val="cyan"/>
        </w:rPr>
        <w:t>reduced stress on system infrastructure</w:t>
      </w:r>
      <w:r w:rsidR="00D20B98">
        <w:rPr>
          <w:rFonts w:ascii="Arial" w:hAnsi="Arial" w:cs="Arial" w:hint="eastAsia"/>
          <w:color w:val="000000" w:themeColor="text1"/>
        </w:rPr>
        <w:t xml:space="preserve"> </w:t>
      </w:r>
      <w:r w:rsidR="00D20B98">
        <w:rPr>
          <w:rFonts w:ascii="Arial" w:hAnsi="Arial" w:cs="Arial"/>
          <w:color w:val="000000" w:themeColor="text1"/>
        </w:rPr>
        <w:t>–</w:t>
      </w:r>
      <w:r w:rsidR="00D20B98">
        <w:rPr>
          <w:rFonts w:ascii="Arial" w:hAnsi="Arial" w:cs="Arial" w:hint="eastAsia"/>
          <w:color w:val="000000" w:themeColor="text1"/>
        </w:rPr>
        <w:t xml:space="preserve"> </w:t>
      </w:r>
      <w:r w:rsidR="002B6DFD" w:rsidRPr="002B6DFD">
        <w:rPr>
          <w:rFonts w:ascii="Arial" w:hAnsi="Arial" w:cs="Arial"/>
          <w:color w:val="000000" w:themeColor="text1"/>
        </w:rPr>
        <w:t>all</w:t>
      </w:r>
      <w:r w:rsidR="00D20B98">
        <w:rPr>
          <w:rFonts w:ascii="Arial" w:hAnsi="Arial" w:cs="Arial" w:hint="eastAsia"/>
          <w:color w:val="000000" w:themeColor="text1"/>
        </w:rPr>
        <w:t xml:space="preserve"> </w:t>
      </w:r>
      <w:r w:rsidR="002B6DFD" w:rsidRPr="002B6DFD">
        <w:rPr>
          <w:rFonts w:ascii="Arial" w:hAnsi="Arial" w:cs="Arial"/>
          <w:color w:val="000000" w:themeColor="text1"/>
        </w:rPr>
        <w:t>while preserving user mobility.</w:t>
      </w:r>
    </w:p>
    <w:p w14:paraId="34650F27" w14:textId="397253DE" w:rsidR="00624A68" w:rsidRPr="005C1FC4" w:rsidRDefault="005C1FC4" w:rsidP="007D11AD">
      <w:pPr>
        <w:jc w:val="left"/>
        <w:rPr>
          <w:rFonts w:ascii="Arial" w:hAnsi="Arial" w:cs="Arial"/>
          <w:color w:val="000000" w:themeColor="text1"/>
        </w:rPr>
      </w:pPr>
      <w:r w:rsidRPr="005C1FC4">
        <w:rPr>
          <w:rFonts w:ascii="Arial" w:hAnsi="Arial" w:cs="Arial"/>
          <w:color w:val="000000" w:themeColor="text1"/>
        </w:rPr>
        <w:t xml:space="preserve">Bidirectional V2X further expands flexibility by allowing EVs to discharge electricity back to the grid or to local loads. In </w:t>
      </w:r>
      <w:r w:rsidR="008F659F" w:rsidRPr="008F659F">
        <w:rPr>
          <w:rFonts w:ascii="Arial" w:hAnsi="Arial" w:cs="Arial"/>
          <w:color w:val="000000" w:themeColor="text1"/>
          <w:highlight w:val="yellow"/>
        </w:rPr>
        <w:t>vehicle-to-grid (V2G)</w:t>
      </w:r>
      <w:r w:rsidRPr="005C1FC4">
        <w:rPr>
          <w:rFonts w:ascii="Arial" w:hAnsi="Arial" w:cs="Arial"/>
          <w:color w:val="000000" w:themeColor="text1"/>
        </w:rPr>
        <w:t xml:space="preserve"> configurations, EVs </w:t>
      </w:r>
      <w:r w:rsidR="00624A68" w:rsidRPr="00624A68">
        <w:rPr>
          <w:rFonts w:ascii="Arial" w:hAnsi="Arial" w:cs="Arial"/>
          <w:color w:val="000000" w:themeColor="text1"/>
        </w:rPr>
        <w:t xml:space="preserve">function </w:t>
      </w:r>
      <w:r w:rsidRPr="005C1FC4">
        <w:rPr>
          <w:rFonts w:ascii="Arial" w:hAnsi="Arial" w:cs="Arial"/>
          <w:color w:val="000000" w:themeColor="text1"/>
        </w:rPr>
        <w:t xml:space="preserve">as mobile energy storage units capable of </w:t>
      </w:r>
      <w:r w:rsidRPr="005C1FC4">
        <w:rPr>
          <w:rFonts w:ascii="Arial" w:hAnsi="Arial" w:cs="Arial"/>
          <w:color w:val="000000" w:themeColor="text1"/>
        </w:rPr>
        <w:lastRenderedPageBreak/>
        <w:t xml:space="preserve">providing services such as </w:t>
      </w:r>
      <w:r w:rsidRPr="002856DA">
        <w:rPr>
          <w:rFonts w:ascii="Arial" w:hAnsi="Arial" w:cs="Arial"/>
          <w:color w:val="000000" w:themeColor="text1"/>
          <w:highlight w:val="cyan"/>
        </w:rPr>
        <w:t>frequency regulation</w:t>
      </w:r>
      <w:r w:rsidRPr="005C1FC4">
        <w:rPr>
          <w:rFonts w:ascii="Arial" w:hAnsi="Arial" w:cs="Arial"/>
          <w:color w:val="000000" w:themeColor="text1"/>
        </w:rPr>
        <w:t xml:space="preserve">, </w:t>
      </w:r>
      <w:r w:rsidRPr="002856DA">
        <w:rPr>
          <w:rFonts w:ascii="Arial" w:hAnsi="Arial" w:cs="Arial"/>
          <w:color w:val="000000" w:themeColor="text1"/>
          <w:highlight w:val="cyan"/>
        </w:rPr>
        <w:t>peak shaving</w:t>
      </w:r>
      <w:r w:rsidRPr="005C1FC4">
        <w:rPr>
          <w:rFonts w:ascii="Arial" w:hAnsi="Arial" w:cs="Arial"/>
          <w:color w:val="000000" w:themeColor="text1"/>
        </w:rPr>
        <w:t xml:space="preserve">, </w:t>
      </w:r>
      <w:r w:rsidRPr="002856DA">
        <w:rPr>
          <w:rFonts w:ascii="Arial" w:hAnsi="Arial" w:cs="Arial"/>
          <w:color w:val="000000" w:themeColor="text1"/>
          <w:highlight w:val="cyan"/>
        </w:rPr>
        <w:t>capacity adequacy</w:t>
      </w:r>
      <w:r w:rsidRPr="005C1FC4">
        <w:rPr>
          <w:rFonts w:ascii="Arial" w:hAnsi="Arial" w:cs="Arial"/>
          <w:color w:val="000000" w:themeColor="text1"/>
        </w:rPr>
        <w:t xml:space="preserve">, and </w:t>
      </w:r>
      <w:r w:rsidRPr="002856DA">
        <w:rPr>
          <w:rFonts w:ascii="Arial" w:hAnsi="Arial" w:cs="Arial"/>
          <w:color w:val="000000" w:themeColor="text1"/>
          <w:highlight w:val="cyan"/>
        </w:rPr>
        <w:t>load ramping</w:t>
      </w:r>
      <w:r w:rsidRPr="005C1FC4">
        <w:rPr>
          <w:rFonts w:ascii="Arial" w:hAnsi="Arial" w:cs="Arial"/>
          <w:color w:val="000000" w:themeColor="text1"/>
        </w:rPr>
        <w:t xml:space="preserve"> support. In </w:t>
      </w:r>
      <w:r w:rsidRPr="008F659F">
        <w:rPr>
          <w:rFonts w:ascii="Arial" w:hAnsi="Arial" w:cs="Arial"/>
          <w:color w:val="000000" w:themeColor="text1"/>
          <w:highlight w:val="yellow"/>
        </w:rPr>
        <w:t>vehicle-to-home (V2H)</w:t>
      </w:r>
      <w:r w:rsidRPr="005C1FC4">
        <w:rPr>
          <w:rFonts w:ascii="Arial" w:hAnsi="Arial" w:cs="Arial"/>
          <w:color w:val="000000" w:themeColor="text1"/>
        </w:rPr>
        <w:t xml:space="preserve"> and </w:t>
      </w:r>
      <w:r w:rsidRPr="008F659F">
        <w:rPr>
          <w:rFonts w:ascii="Arial" w:hAnsi="Arial" w:cs="Arial"/>
          <w:color w:val="000000" w:themeColor="text1"/>
          <w:highlight w:val="yellow"/>
        </w:rPr>
        <w:t>vehicle-to-building (V2B)</w:t>
      </w:r>
      <w:r w:rsidRPr="005C1FC4">
        <w:rPr>
          <w:rFonts w:ascii="Arial" w:hAnsi="Arial" w:cs="Arial"/>
          <w:color w:val="000000" w:themeColor="text1"/>
        </w:rPr>
        <w:t xml:space="preserve"> setups, EVs supply behind-the-meter power during price spikes or periods of low renewable generation, enhancing energy self-sufficiency. V2X systems typically deliver </w:t>
      </w:r>
      <w:r w:rsidRPr="008F659F">
        <w:rPr>
          <w:rFonts w:ascii="Arial" w:hAnsi="Arial" w:cs="Arial"/>
          <w:color w:val="000000" w:themeColor="text1"/>
          <w:highlight w:val="green"/>
        </w:rPr>
        <w:t>response speeds from seconds to minutes</w:t>
      </w:r>
      <w:r w:rsidRPr="005C1FC4">
        <w:rPr>
          <w:rFonts w:ascii="Arial" w:hAnsi="Arial" w:cs="Arial"/>
          <w:color w:val="000000" w:themeColor="text1"/>
        </w:rPr>
        <w:t xml:space="preserve">, with </w:t>
      </w:r>
      <w:r w:rsidRPr="008F659F">
        <w:rPr>
          <w:rFonts w:ascii="Arial" w:hAnsi="Arial" w:cs="Arial"/>
          <w:color w:val="000000" w:themeColor="text1"/>
          <w:highlight w:val="green"/>
        </w:rPr>
        <w:t>operational durations ranging from a few minutes to several hours</w:t>
      </w:r>
      <w:r w:rsidRPr="005C1FC4">
        <w:rPr>
          <w:rFonts w:ascii="Arial" w:hAnsi="Arial" w:cs="Arial"/>
          <w:color w:val="000000" w:themeColor="text1"/>
        </w:rPr>
        <w:t xml:space="preserve"> depending on battery size, state of charge, and user schedules.</w:t>
      </w:r>
    </w:p>
    <w:p w14:paraId="7368973F" w14:textId="54200D7B" w:rsidR="00E651D1" w:rsidRPr="001C7908" w:rsidRDefault="00F83817" w:rsidP="007D11AD">
      <w:pPr>
        <w:jc w:val="left"/>
        <w:rPr>
          <w:rFonts w:ascii="Arial" w:hAnsi="Arial" w:cs="Arial"/>
          <w:color w:val="000000" w:themeColor="text1"/>
        </w:rPr>
      </w:pPr>
      <w:r w:rsidRPr="00F83817">
        <w:rPr>
          <w:rFonts w:ascii="Arial" w:hAnsi="Arial" w:cs="Arial"/>
          <w:color w:val="000000" w:themeColor="text1"/>
        </w:rPr>
        <w:t xml:space="preserve">When equipped with appropriate digital infrastructure, EVs can participate in </w:t>
      </w:r>
      <w:r w:rsidRPr="00F83817">
        <w:rPr>
          <w:rFonts w:ascii="Arial" w:hAnsi="Arial" w:cs="Arial"/>
          <w:color w:val="000000" w:themeColor="text1"/>
          <w:highlight w:val="cyan"/>
        </w:rPr>
        <w:t>real-time balancing markets</w:t>
      </w:r>
      <w:r w:rsidRPr="00F83817">
        <w:rPr>
          <w:rFonts w:ascii="Arial" w:hAnsi="Arial" w:cs="Arial"/>
          <w:color w:val="000000" w:themeColor="text1"/>
        </w:rPr>
        <w:t xml:space="preserve">, </w:t>
      </w:r>
      <w:r w:rsidRPr="00F83817">
        <w:rPr>
          <w:rFonts w:ascii="Arial" w:hAnsi="Arial" w:cs="Arial"/>
          <w:color w:val="000000" w:themeColor="text1"/>
          <w:highlight w:val="cyan"/>
        </w:rPr>
        <w:t>ancillary service provision</w:t>
      </w:r>
      <w:r w:rsidRPr="00F83817">
        <w:rPr>
          <w:rFonts w:ascii="Arial" w:hAnsi="Arial" w:cs="Arial"/>
          <w:color w:val="000000" w:themeColor="text1"/>
        </w:rPr>
        <w:t xml:space="preserve">, and </w:t>
      </w:r>
      <w:r w:rsidRPr="00F83817">
        <w:rPr>
          <w:rFonts w:ascii="Arial" w:hAnsi="Arial" w:cs="Arial"/>
          <w:color w:val="000000" w:themeColor="text1"/>
          <w:highlight w:val="cyan"/>
        </w:rPr>
        <w:t>local flexibility schemes</w:t>
      </w:r>
      <w:r w:rsidRPr="00F83817">
        <w:rPr>
          <w:rFonts w:ascii="Arial" w:hAnsi="Arial" w:cs="Arial"/>
          <w:color w:val="000000" w:themeColor="text1"/>
        </w:rPr>
        <w:t xml:space="preserve">. Their distributed and mobile nature adds </w:t>
      </w:r>
      <w:r w:rsidR="007D664C" w:rsidRPr="00B11AC7">
        <w:rPr>
          <w:rFonts w:ascii="Arial" w:hAnsi="Arial" w:cs="Arial"/>
          <w:color w:val="000000" w:themeColor="text1"/>
        </w:rPr>
        <w:t xml:space="preserve">valuable </w:t>
      </w:r>
      <w:r w:rsidRPr="00F83817">
        <w:rPr>
          <w:rFonts w:ascii="Arial" w:hAnsi="Arial" w:cs="Arial"/>
          <w:color w:val="000000" w:themeColor="text1"/>
        </w:rPr>
        <w:t>spatial flexibility, allowing them to address local grid constraints and support renewable integration at diverse connection points.</w:t>
      </w:r>
      <w:r w:rsidR="003F0032">
        <w:rPr>
          <w:rFonts w:ascii="Arial" w:hAnsi="Arial" w:cs="Arial" w:hint="eastAsia"/>
          <w:color w:val="000000" w:themeColor="text1"/>
        </w:rPr>
        <w:t xml:space="preserve"> </w:t>
      </w:r>
      <w:r w:rsidR="008A6516" w:rsidRPr="008A6516">
        <w:rPr>
          <w:rFonts w:ascii="Arial" w:hAnsi="Arial" w:cs="Arial"/>
          <w:color w:val="000000" w:themeColor="text1"/>
        </w:rPr>
        <w:t xml:space="preserve">As </w:t>
      </w:r>
      <w:r w:rsidR="008A6516">
        <w:rPr>
          <w:rFonts w:ascii="Arial" w:hAnsi="Arial" w:cs="Arial" w:hint="eastAsia"/>
          <w:color w:val="000000" w:themeColor="text1"/>
        </w:rPr>
        <w:t>V2G</w:t>
      </w:r>
      <w:r w:rsidR="008A6516" w:rsidRPr="008A6516">
        <w:rPr>
          <w:rFonts w:ascii="Arial" w:hAnsi="Arial" w:cs="Arial"/>
          <w:color w:val="000000" w:themeColor="text1"/>
        </w:rPr>
        <w:t xml:space="preserve"> technologies mature and standards, regulations</w:t>
      </w:r>
      <w:r w:rsidR="007D664C" w:rsidRPr="007D664C">
        <w:rPr>
          <w:rFonts w:ascii="Arial" w:hAnsi="Arial" w:cs="Arial"/>
          <w:color w:val="000000" w:themeColor="text1"/>
        </w:rPr>
        <w:t xml:space="preserve"> </w:t>
      </w:r>
      <w:r w:rsidR="007D664C" w:rsidRPr="00B11AC7">
        <w:rPr>
          <w:rFonts w:ascii="Arial" w:hAnsi="Arial" w:cs="Arial"/>
          <w:color w:val="000000" w:themeColor="text1"/>
        </w:rPr>
        <w:t>frameworks</w:t>
      </w:r>
      <w:r w:rsidR="008A6516" w:rsidRPr="008A6516">
        <w:rPr>
          <w:rFonts w:ascii="Arial" w:hAnsi="Arial" w:cs="Arial"/>
          <w:color w:val="000000" w:themeColor="text1"/>
        </w:rPr>
        <w:t xml:space="preserve">, and business models </w:t>
      </w:r>
      <w:r w:rsidR="007D664C" w:rsidRPr="00B11AC7">
        <w:rPr>
          <w:rFonts w:ascii="Arial" w:hAnsi="Arial" w:cs="Arial"/>
          <w:color w:val="000000" w:themeColor="text1"/>
        </w:rPr>
        <w:t>continue to evolve</w:t>
      </w:r>
      <w:r w:rsidR="008A6516" w:rsidRPr="008A6516">
        <w:rPr>
          <w:rFonts w:ascii="Arial" w:hAnsi="Arial" w:cs="Arial"/>
          <w:color w:val="000000" w:themeColor="text1"/>
        </w:rPr>
        <w:t xml:space="preserve">, EVs are increasingly recognized as </w:t>
      </w:r>
      <w:r w:rsidR="008A6516">
        <w:rPr>
          <w:rFonts w:ascii="Arial" w:hAnsi="Arial" w:cs="Arial"/>
          <w:color w:val="000000" w:themeColor="text1"/>
        </w:rPr>
        <w:t>“</w:t>
      </w:r>
      <w:r w:rsidR="008A6516" w:rsidRPr="003F0032">
        <w:rPr>
          <w:rFonts w:ascii="Arial" w:hAnsi="Arial" w:cs="Arial"/>
          <w:color w:val="000000" w:themeColor="text1"/>
          <w:highlight w:val="yellow"/>
        </w:rPr>
        <w:t>storage on wheels</w:t>
      </w:r>
      <w:r w:rsidR="008A6516">
        <w:rPr>
          <w:rFonts w:ascii="Arial" w:hAnsi="Arial" w:cs="Arial"/>
          <w:color w:val="000000" w:themeColor="text1"/>
        </w:rPr>
        <w:t>”</w:t>
      </w:r>
      <w:r w:rsidR="008A6516">
        <w:rPr>
          <w:rFonts w:ascii="Arial" w:hAnsi="Arial" w:cs="Arial" w:hint="eastAsia"/>
          <w:color w:val="000000" w:themeColor="text1"/>
        </w:rPr>
        <w:t xml:space="preserve"> </w:t>
      </w:r>
      <w:r w:rsidR="008A6516">
        <w:rPr>
          <w:rFonts w:ascii="Arial" w:hAnsi="Arial" w:cs="Arial"/>
          <w:color w:val="000000" w:themeColor="text1"/>
        </w:rPr>
        <w:t>–</w:t>
      </w:r>
      <w:r w:rsidR="008A6516">
        <w:rPr>
          <w:rFonts w:ascii="Arial" w:hAnsi="Arial" w:cs="Arial" w:hint="eastAsia"/>
          <w:color w:val="000000" w:themeColor="text1"/>
        </w:rPr>
        <w:t xml:space="preserve"> </w:t>
      </w:r>
      <w:r w:rsidR="008A6516" w:rsidRPr="00D175A4">
        <w:rPr>
          <w:rFonts w:ascii="Arial" w:hAnsi="Arial" w:cs="Arial"/>
          <w:color w:val="000000" w:themeColor="text1"/>
        </w:rPr>
        <w:t>offering</w:t>
      </w:r>
      <w:r w:rsidR="008A6516">
        <w:rPr>
          <w:rFonts w:ascii="Arial" w:hAnsi="Arial" w:cs="Arial" w:hint="eastAsia"/>
          <w:color w:val="000000" w:themeColor="text1"/>
        </w:rPr>
        <w:t xml:space="preserve"> </w:t>
      </w:r>
      <w:r w:rsidR="008A6516" w:rsidRPr="00D175A4">
        <w:rPr>
          <w:rFonts w:ascii="Arial" w:hAnsi="Arial" w:cs="Arial"/>
          <w:color w:val="000000" w:themeColor="text1"/>
          <w:highlight w:val="yellow"/>
        </w:rPr>
        <w:t>scalable, fast-response flexibility</w:t>
      </w:r>
      <w:r w:rsidR="008A6516" w:rsidRPr="00D175A4">
        <w:rPr>
          <w:rFonts w:ascii="Arial" w:hAnsi="Arial" w:cs="Arial"/>
          <w:color w:val="000000" w:themeColor="text1"/>
        </w:rPr>
        <w:t xml:space="preserve"> </w:t>
      </w:r>
      <w:r w:rsidR="008A6516" w:rsidRPr="008A6516">
        <w:rPr>
          <w:rFonts w:ascii="Arial" w:hAnsi="Arial" w:cs="Arial"/>
          <w:color w:val="000000" w:themeColor="text1"/>
        </w:rPr>
        <w:t>that strengthen</w:t>
      </w:r>
      <w:r w:rsidR="00E651D1">
        <w:rPr>
          <w:rFonts w:ascii="Arial" w:hAnsi="Arial" w:cs="Arial" w:hint="eastAsia"/>
          <w:color w:val="000000" w:themeColor="text1"/>
        </w:rPr>
        <w:t>s</w:t>
      </w:r>
      <w:r w:rsidR="008A6516" w:rsidRPr="008A6516">
        <w:rPr>
          <w:rFonts w:ascii="Arial" w:hAnsi="Arial" w:cs="Arial"/>
          <w:color w:val="000000" w:themeColor="text1"/>
        </w:rPr>
        <w:t xml:space="preserve"> clean energy transitions. </w:t>
      </w:r>
    </w:p>
    <w:p w14:paraId="0DD169AE" w14:textId="66C5F63A" w:rsidR="000C6194" w:rsidRPr="005F7747" w:rsidRDefault="00BE5A8F" w:rsidP="00835EE5">
      <w:pPr>
        <w:jc w:val="left"/>
        <w:rPr>
          <w:rFonts w:ascii="Arial" w:hAnsi="Arial" w:cs="Arial"/>
          <w:b/>
          <w:bCs/>
          <w:color w:val="7030A0"/>
        </w:rPr>
      </w:pPr>
      <w:r w:rsidRPr="005F7747">
        <w:rPr>
          <w:rFonts w:ascii="Arial" w:hAnsi="Arial" w:cs="Arial" w:hint="eastAsia"/>
          <w:b/>
          <w:bCs/>
          <w:color w:val="7030A0"/>
        </w:rPr>
        <w:t>Multi-</w:t>
      </w:r>
      <w:r w:rsidR="00167E8F" w:rsidRPr="005F7747">
        <w:rPr>
          <w:rFonts w:ascii="Arial" w:hAnsi="Arial" w:cs="Arial" w:hint="eastAsia"/>
          <w:b/>
          <w:bCs/>
          <w:color w:val="7030A0"/>
        </w:rPr>
        <w:t>energy</w:t>
      </w:r>
      <w:r w:rsidRPr="005F7747">
        <w:rPr>
          <w:rFonts w:ascii="Arial" w:hAnsi="Arial" w:cs="Arial" w:hint="eastAsia"/>
          <w:b/>
          <w:bCs/>
          <w:color w:val="7030A0"/>
        </w:rPr>
        <w:t xml:space="preserve"> flexibility technologies [</w:t>
      </w:r>
      <w:r w:rsidR="009C2E74">
        <w:rPr>
          <w:rFonts w:ascii="Arial" w:hAnsi="Arial" w:cs="Arial" w:hint="eastAsia"/>
          <w:b/>
          <w:bCs/>
          <w:color w:val="7030A0"/>
        </w:rPr>
        <w:t>1168</w:t>
      </w:r>
      <w:r w:rsidRPr="005F7747">
        <w:rPr>
          <w:rFonts w:ascii="Arial" w:hAnsi="Arial" w:cs="Arial" w:hint="eastAsia"/>
          <w:b/>
          <w:bCs/>
          <w:color w:val="7030A0"/>
        </w:rPr>
        <w:t>]</w:t>
      </w:r>
    </w:p>
    <w:p w14:paraId="41665B81" w14:textId="0133D899" w:rsidR="00EB021C" w:rsidRDefault="00320AFF" w:rsidP="00035632">
      <w:pPr>
        <w:jc w:val="left"/>
        <w:rPr>
          <w:rFonts w:ascii="Arial" w:hAnsi="Arial" w:cs="Arial"/>
        </w:rPr>
      </w:pPr>
      <w:r w:rsidRPr="00225F53">
        <w:rPr>
          <w:rFonts w:ascii="Arial" w:hAnsi="Arial" w:cs="Arial"/>
        </w:rPr>
        <w:t>Multi-energy flexibility technologies</w:t>
      </w:r>
      <w:r>
        <w:rPr>
          <w:rFonts w:ascii="Arial" w:hAnsi="Arial" w:cs="Arial" w:hint="eastAsia"/>
        </w:rPr>
        <w:t xml:space="preserve"> </w:t>
      </w:r>
      <w:r>
        <w:rPr>
          <w:rFonts w:ascii="Arial" w:hAnsi="Arial" w:cs="Arial"/>
        </w:rPr>
        <w:t>–</w:t>
      </w:r>
      <w:r>
        <w:rPr>
          <w:rFonts w:ascii="Arial" w:hAnsi="Arial" w:cs="Arial" w:hint="eastAsia"/>
        </w:rPr>
        <w:t xml:space="preserve"> </w:t>
      </w:r>
      <w:r w:rsidRPr="00320AFF">
        <w:rPr>
          <w:rFonts w:ascii="Arial" w:hAnsi="Arial" w:cs="Arial"/>
        </w:rPr>
        <w:t>also</w:t>
      </w:r>
      <w:r>
        <w:rPr>
          <w:rFonts w:ascii="Arial" w:hAnsi="Arial" w:cs="Arial" w:hint="eastAsia"/>
        </w:rPr>
        <w:t xml:space="preserve"> </w:t>
      </w:r>
      <w:r w:rsidR="00BD231E" w:rsidRPr="00BD231E">
        <w:rPr>
          <w:rFonts w:ascii="Arial" w:hAnsi="Arial" w:cs="Arial"/>
        </w:rPr>
        <w:t xml:space="preserve">referred to </w:t>
      </w:r>
      <w:r w:rsidRPr="005F7747">
        <w:rPr>
          <w:rFonts w:ascii="Arial" w:hAnsi="Arial" w:cs="Arial"/>
          <w:color w:val="7030A0"/>
        </w:rPr>
        <w:t>cross-vector or sector-coupling</w:t>
      </w:r>
      <w:r w:rsidRPr="00885E93">
        <w:rPr>
          <w:rFonts w:ascii="Arial" w:hAnsi="Arial" w:cs="Arial"/>
          <w:color w:val="00B050"/>
        </w:rPr>
        <w:t xml:space="preserve"> </w:t>
      </w:r>
      <w:r w:rsidR="006D2BE8">
        <w:rPr>
          <w:rFonts w:ascii="Arial" w:hAnsi="Arial" w:cs="Arial" w:hint="eastAsia"/>
        </w:rPr>
        <w:t>solutions</w:t>
      </w:r>
      <w:r>
        <w:rPr>
          <w:rFonts w:ascii="Arial" w:hAnsi="Arial" w:cs="Arial" w:hint="eastAsia"/>
        </w:rPr>
        <w:t xml:space="preserve"> </w:t>
      </w:r>
      <w:r>
        <w:rPr>
          <w:rFonts w:ascii="Arial" w:hAnsi="Arial" w:cs="Arial"/>
        </w:rPr>
        <w:t>–</w:t>
      </w:r>
      <w:r>
        <w:rPr>
          <w:rFonts w:ascii="Arial" w:hAnsi="Arial" w:cs="Arial" w:hint="eastAsia"/>
        </w:rPr>
        <w:t xml:space="preserve"> </w:t>
      </w:r>
      <w:r w:rsidRPr="00320AFF">
        <w:rPr>
          <w:rFonts w:ascii="Arial" w:hAnsi="Arial" w:cs="Arial"/>
        </w:rPr>
        <w:t>enable</w:t>
      </w:r>
      <w:r>
        <w:rPr>
          <w:rFonts w:ascii="Arial" w:hAnsi="Arial" w:cs="Arial" w:hint="eastAsia"/>
        </w:rPr>
        <w:t xml:space="preserve"> </w:t>
      </w:r>
      <w:r w:rsidRPr="00320AFF">
        <w:rPr>
          <w:rFonts w:ascii="Arial" w:hAnsi="Arial" w:cs="Arial"/>
        </w:rPr>
        <w:t xml:space="preserve">the </w:t>
      </w:r>
      <w:r w:rsidR="009F7E58">
        <w:rPr>
          <w:rFonts w:ascii="Arial" w:hAnsi="Arial" w:cs="Arial" w:hint="eastAsia"/>
        </w:rPr>
        <w:t xml:space="preserve">coordinated </w:t>
      </w:r>
      <w:r w:rsidRPr="00320AFF">
        <w:rPr>
          <w:rFonts w:ascii="Arial" w:hAnsi="Arial" w:cs="Arial"/>
          <w:highlight w:val="yellow"/>
        </w:rPr>
        <w:t xml:space="preserve">conversion, storage, and </w:t>
      </w:r>
      <w:r w:rsidR="009F7E58">
        <w:rPr>
          <w:rFonts w:ascii="Arial" w:hAnsi="Arial" w:cs="Arial" w:hint="eastAsia"/>
          <w:highlight w:val="yellow"/>
        </w:rPr>
        <w:t>exchange</w:t>
      </w:r>
      <w:r w:rsidRPr="00320AFF">
        <w:rPr>
          <w:rFonts w:ascii="Arial" w:hAnsi="Arial" w:cs="Arial"/>
          <w:highlight w:val="yellow"/>
        </w:rPr>
        <w:t xml:space="preserve"> of energy across </w:t>
      </w:r>
      <w:r w:rsidR="009F7E58">
        <w:rPr>
          <w:rFonts w:ascii="Arial" w:hAnsi="Arial" w:cs="Arial" w:hint="eastAsia"/>
          <w:highlight w:val="yellow"/>
        </w:rPr>
        <w:t>multiple</w:t>
      </w:r>
      <w:r w:rsidRPr="00320AFF">
        <w:rPr>
          <w:rFonts w:ascii="Arial" w:hAnsi="Arial" w:cs="Arial"/>
          <w:highlight w:val="yellow"/>
        </w:rPr>
        <w:t xml:space="preserve"> carriers</w:t>
      </w:r>
      <w:r w:rsidR="009F7E58">
        <w:rPr>
          <w:rFonts w:ascii="Arial" w:hAnsi="Arial" w:cs="Arial" w:hint="eastAsia"/>
        </w:rPr>
        <w:t>,</w:t>
      </w:r>
      <w:r w:rsidRPr="00320AFF">
        <w:rPr>
          <w:rFonts w:ascii="Arial" w:hAnsi="Arial" w:cs="Arial"/>
        </w:rPr>
        <w:t xml:space="preserve"> </w:t>
      </w:r>
      <w:r w:rsidR="009F7E58">
        <w:rPr>
          <w:rFonts w:ascii="Arial" w:hAnsi="Arial" w:cs="Arial" w:hint="eastAsia"/>
        </w:rPr>
        <w:t>including</w:t>
      </w:r>
      <w:r w:rsidRPr="00320AFF">
        <w:rPr>
          <w:rFonts w:ascii="Arial" w:hAnsi="Arial" w:cs="Arial"/>
        </w:rPr>
        <w:t xml:space="preserve"> </w:t>
      </w:r>
      <w:r w:rsidRPr="00885E93">
        <w:rPr>
          <w:rFonts w:ascii="Arial" w:hAnsi="Arial" w:cs="Arial"/>
          <w:highlight w:val="yellow"/>
        </w:rPr>
        <w:t>electricity, gas (</w:t>
      </w:r>
      <w:r w:rsidR="00200460">
        <w:rPr>
          <w:rFonts w:ascii="Arial" w:hAnsi="Arial" w:cs="Arial" w:hint="eastAsia"/>
          <w:highlight w:val="yellow"/>
        </w:rPr>
        <w:t xml:space="preserve">e.g., </w:t>
      </w:r>
      <w:r w:rsidRPr="00885E93">
        <w:rPr>
          <w:rFonts w:ascii="Arial" w:hAnsi="Arial" w:cs="Arial"/>
          <w:highlight w:val="yellow"/>
        </w:rPr>
        <w:t>hydrogen), and thermal energy</w:t>
      </w:r>
      <w:r w:rsidRPr="00320AFF">
        <w:rPr>
          <w:rFonts w:ascii="Arial" w:hAnsi="Arial" w:cs="Arial"/>
        </w:rPr>
        <w:t xml:space="preserve">. These technologies enhance </w:t>
      </w:r>
      <w:r w:rsidR="009E6F71">
        <w:rPr>
          <w:rFonts w:ascii="Arial" w:hAnsi="Arial" w:cs="Arial" w:hint="eastAsia"/>
        </w:rPr>
        <w:t>system</w:t>
      </w:r>
      <w:r w:rsidRPr="00320AFF">
        <w:rPr>
          <w:rFonts w:ascii="Arial" w:hAnsi="Arial" w:cs="Arial"/>
        </w:rPr>
        <w:t xml:space="preserve"> flexibility by allowing surplus energy </w:t>
      </w:r>
      <w:r w:rsidR="00A00B47">
        <w:rPr>
          <w:rFonts w:ascii="Arial" w:hAnsi="Arial" w:cs="Arial" w:hint="eastAsia"/>
        </w:rPr>
        <w:t xml:space="preserve">in </w:t>
      </w:r>
      <w:r w:rsidRPr="00320AFF">
        <w:rPr>
          <w:rFonts w:ascii="Arial" w:hAnsi="Arial" w:cs="Arial"/>
        </w:rPr>
        <w:t xml:space="preserve">one vector to be </w:t>
      </w:r>
      <w:r w:rsidR="00F367B3" w:rsidRPr="00225F53">
        <w:rPr>
          <w:rFonts w:ascii="Arial" w:hAnsi="Arial" w:cs="Arial" w:hint="eastAsia"/>
        </w:rPr>
        <w:t>shifted, transformed, or stored</w:t>
      </w:r>
      <w:r w:rsidR="00F367B3">
        <w:rPr>
          <w:rFonts w:ascii="Arial" w:hAnsi="Arial" w:cs="Arial" w:hint="eastAsia"/>
        </w:rPr>
        <w:t xml:space="preserve"> </w:t>
      </w:r>
      <w:r w:rsidRPr="00320AFF">
        <w:rPr>
          <w:rFonts w:ascii="Arial" w:hAnsi="Arial" w:cs="Arial"/>
        </w:rPr>
        <w:t xml:space="preserve">to meet demand in another, </w:t>
      </w:r>
      <w:r w:rsidR="00A00B47" w:rsidRPr="009430B1">
        <w:rPr>
          <w:rFonts w:ascii="Arial" w:hAnsi="Arial" w:cs="Arial"/>
        </w:rPr>
        <w:t xml:space="preserve">thereby </w:t>
      </w:r>
      <w:r w:rsidRPr="00320AFF">
        <w:rPr>
          <w:rFonts w:ascii="Arial" w:hAnsi="Arial" w:cs="Arial"/>
        </w:rPr>
        <w:t>improving</w:t>
      </w:r>
      <w:r w:rsidR="00A00B47">
        <w:rPr>
          <w:rFonts w:ascii="Arial" w:hAnsi="Arial" w:cs="Arial" w:hint="eastAsia"/>
        </w:rPr>
        <w:t xml:space="preserve"> </w:t>
      </w:r>
      <w:r w:rsidR="00A00B47" w:rsidRPr="009430B1">
        <w:rPr>
          <w:rFonts w:ascii="Arial" w:hAnsi="Arial" w:cs="Arial"/>
        </w:rPr>
        <w:t>overall</w:t>
      </w:r>
      <w:r w:rsidRPr="00320AFF">
        <w:rPr>
          <w:rFonts w:ascii="Arial" w:hAnsi="Arial" w:cs="Arial"/>
        </w:rPr>
        <w:t xml:space="preserve"> </w:t>
      </w:r>
      <w:r w:rsidRPr="00FC1F99">
        <w:rPr>
          <w:rFonts w:ascii="Arial" w:hAnsi="Arial" w:cs="Arial"/>
        </w:rPr>
        <w:t xml:space="preserve">efficiency, reliability, and </w:t>
      </w:r>
      <w:r w:rsidR="00A00B47" w:rsidRPr="009430B1">
        <w:rPr>
          <w:rFonts w:ascii="Arial" w:hAnsi="Arial" w:cs="Arial"/>
        </w:rPr>
        <w:t>resilience</w:t>
      </w:r>
      <w:r w:rsidRPr="00FC1F99">
        <w:rPr>
          <w:rFonts w:ascii="Arial" w:hAnsi="Arial" w:cs="Arial"/>
        </w:rPr>
        <w:t xml:space="preserve">. </w:t>
      </w:r>
      <w:r w:rsidR="009F02A8" w:rsidRPr="00FC1F99">
        <w:rPr>
          <w:rFonts w:ascii="Arial" w:hAnsi="Arial" w:cs="Arial"/>
        </w:rPr>
        <w:t>At their core</w:t>
      </w:r>
      <w:r w:rsidR="009F02A8" w:rsidRPr="00BB788C">
        <w:rPr>
          <w:rFonts w:ascii="Arial" w:hAnsi="Arial" w:cs="Arial"/>
          <w:color w:val="000000" w:themeColor="text1"/>
        </w:rPr>
        <w:t xml:space="preserve">, </w:t>
      </w:r>
      <w:r w:rsidR="009F02A8" w:rsidRPr="00BB788C">
        <w:rPr>
          <w:rFonts w:ascii="Arial" w:hAnsi="Arial" w:cs="Arial"/>
          <w:color w:val="000000" w:themeColor="text1"/>
          <w:highlight w:val="yellow"/>
        </w:rPr>
        <w:t>multi-energy systems (MES)</w:t>
      </w:r>
      <w:r w:rsidR="009F02A8" w:rsidRPr="00BB788C">
        <w:rPr>
          <w:rFonts w:ascii="Arial" w:hAnsi="Arial" w:cs="Arial"/>
          <w:color w:val="000000" w:themeColor="text1"/>
        </w:rPr>
        <w:t xml:space="preserve"> </w:t>
      </w:r>
      <w:r w:rsidR="00396B0B" w:rsidRPr="00BB788C">
        <w:rPr>
          <w:rFonts w:ascii="Arial" w:hAnsi="Arial" w:cs="Arial" w:hint="eastAsia"/>
          <w:color w:val="000000" w:themeColor="text1"/>
        </w:rPr>
        <w:t>are</w:t>
      </w:r>
      <w:r w:rsidR="00396B0B" w:rsidRPr="00417EFF">
        <w:rPr>
          <w:rFonts w:ascii="Arial" w:hAnsi="Arial" w:cs="Arial" w:hint="eastAsia"/>
          <w:color w:val="000000" w:themeColor="text1"/>
        </w:rPr>
        <w:t xml:space="preserve"> designed</w:t>
      </w:r>
      <w:r w:rsidR="009F02A8" w:rsidRPr="00417EFF">
        <w:rPr>
          <w:rFonts w:ascii="Arial" w:hAnsi="Arial" w:cs="Arial"/>
          <w:color w:val="000000" w:themeColor="text1"/>
        </w:rPr>
        <w:t xml:space="preserve"> to manage different energy vectors in an integrated manner</w:t>
      </w:r>
      <w:r w:rsidR="00C244E2" w:rsidRPr="00C244E2">
        <w:rPr>
          <w:rFonts w:ascii="Arial" w:hAnsi="Arial" w:cs="Arial"/>
        </w:rPr>
        <w:t xml:space="preserve"> </w:t>
      </w:r>
      <w:r w:rsidR="00C244E2" w:rsidRPr="009430B1">
        <w:rPr>
          <w:rFonts w:ascii="Arial" w:hAnsi="Arial" w:cs="Arial"/>
        </w:rPr>
        <w:t>through shared infrastructure and coordinated control</w:t>
      </w:r>
      <w:r w:rsidR="009F02A8" w:rsidRPr="00417EFF">
        <w:rPr>
          <w:rFonts w:ascii="Arial" w:hAnsi="Arial" w:cs="Arial"/>
          <w:color w:val="000000" w:themeColor="text1"/>
        </w:rPr>
        <w:t xml:space="preserve">, </w:t>
      </w:r>
      <w:r w:rsidR="007868AF" w:rsidRPr="00BD231E">
        <w:rPr>
          <w:rFonts w:ascii="Arial" w:hAnsi="Arial" w:cs="Arial"/>
        </w:rPr>
        <w:t xml:space="preserve">leveraging intersectoral synergies </w:t>
      </w:r>
      <w:r w:rsidR="009F02A8" w:rsidRPr="00417EFF">
        <w:rPr>
          <w:rFonts w:ascii="Arial" w:hAnsi="Arial" w:cs="Arial"/>
          <w:color w:val="000000" w:themeColor="text1"/>
        </w:rPr>
        <w:t xml:space="preserve">to optimize resource </w:t>
      </w:r>
      <w:r w:rsidR="00906C00" w:rsidRPr="00417EFF">
        <w:rPr>
          <w:rFonts w:ascii="Arial" w:hAnsi="Arial" w:cs="Arial" w:hint="eastAsia"/>
          <w:color w:val="000000" w:themeColor="text1"/>
        </w:rPr>
        <w:t>utilization</w:t>
      </w:r>
      <w:r w:rsidR="009F02A8" w:rsidRPr="00417EFF">
        <w:rPr>
          <w:rFonts w:ascii="Arial" w:hAnsi="Arial" w:cs="Arial"/>
          <w:color w:val="000000" w:themeColor="text1"/>
        </w:rPr>
        <w:t>.</w:t>
      </w:r>
      <w:r w:rsidR="009920E5" w:rsidRPr="00417EFF">
        <w:rPr>
          <w:color w:val="000000" w:themeColor="text1"/>
        </w:rPr>
        <w:t xml:space="preserve"> </w:t>
      </w:r>
      <w:r w:rsidR="002C7C5F">
        <w:rPr>
          <w:rFonts w:ascii="Arial" w:hAnsi="Arial" w:cs="Arial" w:hint="eastAsia"/>
          <w:color w:val="000000" w:themeColor="text1"/>
        </w:rPr>
        <w:t>Key</w:t>
      </w:r>
      <w:r w:rsidR="009920E5" w:rsidRPr="009920E5">
        <w:rPr>
          <w:rFonts w:ascii="Arial" w:hAnsi="Arial" w:cs="Arial"/>
        </w:rPr>
        <w:t xml:space="preserve"> </w:t>
      </w:r>
      <w:r w:rsidR="00A10C4B">
        <w:rPr>
          <w:rFonts w:ascii="Arial" w:hAnsi="Arial" w:cs="Arial" w:hint="eastAsia"/>
        </w:rPr>
        <w:t>MES</w:t>
      </w:r>
      <w:r w:rsidR="009920E5" w:rsidRPr="009920E5">
        <w:rPr>
          <w:rFonts w:ascii="Arial" w:hAnsi="Arial" w:cs="Arial"/>
        </w:rPr>
        <w:t xml:space="preserve"> flexibility </w:t>
      </w:r>
      <w:r w:rsidR="00255327">
        <w:rPr>
          <w:rFonts w:ascii="Arial" w:hAnsi="Arial" w:cs="Arial" w:hint="eastAsia"/>
        </w:rPr>
        <w:t>technologies</w:t>
      </w:r>
      <w:r w:rsidR="009920E5" w:rsidRPr="009920E5">
        <w:rPr>
          <w:rFonts w:ascii="Arial" w:hAnsi="Arial" w:cs="Arial"/>
        </w:rPr>
        <w:t xml:space="preserve"> </w:t>
      </w:r>
      <w:r w:rsidR="009A0B4B" w:rsidRPr="009920E5">
        <w:rPr>
          <w:rFonts w:ascii="Arial" w:hAnsi="Arial" w:cs="Arial"/>
        </w:rPr>
        <w:t>include</w:t>
      </w:r>
      <w:r w:rsidR="009920E5" w:rsidRPr="009920E5">
        <w:rPr>
          <w:rFonts w:ascii="Arial" w:hAnsi="Arial" w:cs="Arial"/>
        </w:rPr>
        <w:t xml:space="preserve"> </w:t>
      </w:r>
      <w:r w:rsidR="009920E5" w:rsidRPr="00FC1F99">
        <w:rPr>
          <w:rFonts w:ascii="Arial" w:hAnsi="Arial" w:cs="Arial"/>
          <w:color w:val="7030A0"/>
        </w:rPr>
        <w:t>power-to-X</w:t>
      </w:r>
      <w:r w:rsidR="00255327">
        <w:rPr>
          <w:rFonts w:ascii="Arial" w:hAnsi="Arial" w:cs="Arial" w:hint="eastAsia"/>
          <w:color w:val="7030A0"/>
        </w:rPr>
        <w:t xml:space="preserve"> (P2X)</w:t>
      </w:r>
      <w:r w:rsidR="009920E5" w:rsidRPr="00FC1F99">
        <w:rPr>
          <w:rFonts w:ascii="Arial" w:hAnsi="Arial" w:cs="Arial"/>
          <w:color w:val="7030A0"/>
        </w:rPr>
        <w:t xml:space="preserve"> conversions, gas networks and </w:t>
      </w:r>
      <w:proofErr w:type="spellStart"/>
      <w:r w:rsidR="009920E5" w:rsidRPr="00FC1F99">
        <w:rPr>
          <w:rFonts w:ascii="Arial" w:hAnsi="Arial" w:cs="Arial"/>
          <w:color w:val="7030A0"/>
        </w:rPr>
        <w:t>linepack</w:t>
      </w:r>
      <w:proofErr w:type="spellEnd"/>
      <w:r w:rsidR="009920E5" w:rsidRPr="00FC1F99">
        <w:rPr>
          <w:rFonts w:ascii="Arial" w:hAnsi="Arial" w:cs="Arial"/>
          <w:color w:val="7030A0"/>
        </w:rPr>
        <w:t xml:space="preserve"> storage, </w:t>
      </w:r>
      <w:r w:rsidR="005A2863" w:rsidRPr="00FC1F99">
        <w:rPr>
          <w:rFonts w:ascii="Arial" w:hAnsi="Arial" w:cs="Arial" w:hint="eastAsia"/>
          <w:color w:val="7030A0"/>
        </w:rPr>
        <w:t xml:space="preserve">and </w:t>
      </w:r>
      <w:r w:rsidR="009920E5" w:rsidRPr="00FC1F99">
        <w:rPr>
          <w:rFonts w:ascii="Arial" w:hAnsi="Arial" w:cs="Arial"/>
          <w:color w:val="7030A0"/>
        </w:rPr>
        <w:t xml:space="preserve">district heating with thermal </w:t>
      </w:r>
      <w:r w:rsidR="00A4644A" w:rsidRPr="00FC1F99">
        <w:rPr>
          <w:rFonts w:ascii="Arial" w:hAnsi="Arial" w:cs="Arial" w:hint="eastAsia"/>
          <w:color w:val="7030A0"/>
        </w:rPr>
        <w:t xml:space="preserve">energy </w:t>
      </w:r>
      <w:r w:rsidR="009920E5" w:rsidRPr="00FC1F99">
        <w:rPr>
          <w:rFonts w:ascii="Arial" w:hAnsi="Arial" w:cs="Arial"/>
          <w:color w:val="7030A0"/>
        </w:rPr>
        <w:t xml:space="preserve">storage </w:t>
      </w:r>
      <w:r w:rsidR="009920E5" w:rsidRPr="009920E5">
        <w:rPr>
          <w:rFonts w:ascii="Arial" w:hAnsi="Arial" w:cs="Arial"/>
        </w:rPr>
        <w:t xml:space="preserve">that coordinate </w:t>
      </w:r>
      <w:r w:rsidR="003C3883" w:rsidRPr="003C3883">
        <w:rPr>
          <w:rFonts w:ascii="Arial" w:hAnsi="Arial" w:cs="Arial"/>
        </w:rPr>
        <w:t xml:space="preserve">cross-vector </w:t>
      </w:r>
      <w:r w:rsidR="0013571D">
        <w:rPr>
          <w:rFonts w:ascii="Arial" w:hAnsi="Arial" w:cs="Arial" w:hint="eastAsia"/>
        </w:rPr>
        <w:t xml:space="preserve">energy </w:t>
      </w:r>
      <w:r w:rsidR="003C3883" w:rsidRPr="003C3883">
        <w:rPr>
          <w:rFonts w:ascii="Arial" w:hAnsi="Arial" w:cs="Arial"/>
        </w:rPr>
        <w:t>flows at the community, regional, or national level</w:t>
      </w:r>
      <w:r w:rsidR="009920E5" w:rsidRPr="009920E5">
        <w:rPr>
          <w:rFonts w:ascii="Arial" w:hAnsi="Arial" w:cs="Arial"/>
        </w:rPr>
        <w:t>.</w:t>
      </w:r>
    </w:p>
    <w:p w14:paraId="08AD1B1F" w14:textId="7A047C16" w:rsidR="000A738F" w:rsidRPr="0045287D" w:rsidRDefault="000A738F" w:rsidP="00035632">
      <w:pPr>
        <w:jc w:val="left"/>
        <w:rPr>
          <w:rFonts w:ascii="Arial" w:hAnsi="Arial" w:cs="Arial"/>
          <w:b/>
          <w:bCs/>
        </w:rPr>
      </w:pPr>
      <w:r w:rsidRPr="0045287D">
        <w:rPr>
          <w:rFonts w:ascii="Arial" w:hAnsi="Arial" w:cs="Arial" w:hint="eastAsia"/>
          <w:b/>
          <w:bCs/>
        </w:rPr>
        <w:t xml:space="preserve">Power-to-X </w:t>
      </w:r>
      <w:r w:rsidR="0045287D">
        <w:rPr>
          <w:rFonts w:ascii="Arial" w:hAnsi="Arial" w:cs="Arial" w:hint="eastAsia"/>
          <w:b/>
          <w:bCs/>
        </w:rPr>
        <w:t>conversion</w:t>
      </w:r>
      <w:r w:rsidR="00CF01B5">
        <w:rPr>
          <w:rFonts w:ascii="Arial" w:hAnsi="Arial" w:cs="Arial" w:hint="eastAsia"/>
          <w:b/>
          <w:bCs/>
        </w:rPr>
        <w:t xml:space="preserve"> [</w:t>
      </w:r>
      <w:r w:rsidR="00155303">
        <w:rPr>
          <w:rFonts w:ascii="Arial" w:hAnsi="Arial" w:cs="Arial" w:hint="eastAsia"/>
          <w:b/>
          <w:bCs/>
        </w:rPr>
        <w:t>42</w:t>
      </w:r>
      <w:r w:rsidR="002771D5">
        <w:rPr>
          <w:rFonts w:ascii="Arial" w:hAnsi="Arial" w:cs="Arial" w:hint="eastAsia"/>
          <w:b/>
          <w:bCs/>
        </w:rPr>
        <w:t>0</w:t>
      </w:r>
      <w:r w:rsidR="00CF01B5">
        <w:rPr>
          <w:rFonts w:ascii="Arial" w:hAnsi="Arial" w:cs="Arial" w:hint="eastAsia"/>
          <w:b/>
          <w:bCs/>
        </w:rPr>
        <w:t>]</w:t>
      </w:r>
    </w:p>
    <w:p w14:paraId="56AD7627" w14:textId="6515284A" w:rsidR="00624F67" w:rsidRDefault="00D87350" w:rsidP="00810C44">
      <w:pPr>
        <w:jc w:val="left"/>
        <w:rPr>
          <w:rFonts w:ascii="Arial" w:hAnsi="Arial" w:cs="Arial"/>
        </w:rPr>
      </w:pPr>
      <w:r w:rsidRPr="0045043D">
        <w:rPr>
          <w:rFonts w:ascii="Arial" w:hAnsi="Arial" w:cs="Arial"/>
        </w:rPr>
        <w:t>P2X technologies</w:t>
      </w:r>
      <w:r w:rsidR="00244582" w:rsidRPr="00244582">
        <w:rPr>
          <w:rFonts w:ascii="Arial" w:hAnsi="Arial" w:cs="Arial"/>
        </w:rPr>
        <w:t xml:space="preserve"> </w:t>
      </w:r>
      <w:r w:rsidR="00624F67" w:rsidRPr="00624F67">
        <w:rPr>
          <w:rFonts w:ascii="Arial" w:hAnsi="Arial" w:cs="Arial"/>
        </w:rPr>
        <w:t xml:space="preserve">provide vital </w:t>
      </w:r>
      <w:r w:rsidR="00417EFF">
        <w:rPr>
          <w:rFonts w:ascii="Arial" w:hAnsi="Arial" w:cs="Arial" w:hint="eastAsia"/>
        </w:rPr>
        <w:t xml:space="preserve">MES </w:t>
      </w:r>
      <w:r w:rsidR="00244582" w:rsidRPr="00244582">
        <w:rPr>
          <w:rFonts w:ascii="Arial" w:hAnsi="Arial" w:cs="Arial"/>
        </w:rPr>
        <w:t xml:space="preserve">flexibility by converting </w:t>
      </w:r>
      <w:r w:rsidR="004A6AA9">
        <w:rPr>
          <w:rFonts w:ascii="Arial" w:hAnsi="Arial" w:cs="Arial" w:hint="eastAsia"/>
        </w:rPr>
        <w:t>surplus</w:t>
      </w:r>
      <w:r w:rsidR="00750AA8">
        <w:rPr>
          <w:rFonts w:ascii="Arial" w:hAnsi="Arial" w:cs="Arial" w:hint="eastAsia"/>
        </w:rPr>
        <w:t xml:space="preserve"> electricity </w:t>
      </w:r>
      <w:r w:rsidR="00240A27">
        <w:rPr>
          <w:rFonts w:ascii="Arial" w:hAnsi="Arial" w:cs="Arial"/>
        </w:rPr>
        <w:t>–</w:t>
      </w:r>
      <w:r w:rsidR="00750AA8">
        <w:rPr>
          <w:rFonts w:ascii="Arial" w:hAnsi="Arial" w:cs="Arial" w:hint="eastAsia"/>
        </w:rPr>
        <w:t xml:space="preserve"> typically</w:t>
      </w:r>
      <w:r w:rsidR="00240A27">
        <w:rPr>
          <w:rFonts w:ascii="Arial" w:hAnsi="Arial" w:cs="Arial" w:hint="eastAsia"/>
        </w:rPr>
        <w:t xml:space="preserve"> from</w:t>
      </w:r>
      <w:r w:rsidR="00244582" w:rsidRPr="00244582">
        <w:rPr>
          <w:rFonts w:ascii="Arial" w:hAnsi="Arial" w:cs="Arial"/>
        </w:rPr>
        <w:t xml:space="preserve"> </w:t>
      </w:r>
      <w:proofErr w:type="spellStart"/>
      <w:r w:rsidR="00EA1FDF">
        <w:rPr>
          <w:rFonts w:ascii="Arial" w:hAnsi="Arial" w:cs="Arial" w:hint="eastAsia"/>
        </w:rPr>
        <w:t>vRES</w:t>
      </w:r>
      <w:proofErr w:type="spellEnd"/>
      <w:r w:rsidR="00E34D89">
        <w:rPr>
          <w:rFonts w:ascii="Arial" w:hAnsi="Arial" w:cs="Arial"/>
        </w:rPr>
        <w:t xml:space="preserve"> </w:t>
      </w:r>
      <w:r w:rsidR="00240A27">
        <w:rPr>
          <w:rFonts w:ascii="Arial" w:hAnsi="Arial" w:cs="Arial"/>
        </w:rPr>
        <w:t>–</w:t>
      </w:r>
      <w:r w:rsidR="00244582" w:rsidRPr="00244582">
        <w:rPr>
          <w:rFonts w:ascii="Arial" w:hAnsi="Arial" w:cs="Arial"/>
        </w:rPr>
        <w:t xml:space="preserve"> into</w:t>
      </w:r>
      <w:r w:rsidR="00240A27">
        <w:rPr>
          <w:rFonts w:ascii="Arial" w:hAnsi="Arial" w:cs="Arial" w:hint="eastAsia"/>
        </w:rPr>
        <w:t xml:space="preserve"> </w:t>
      </w:r>
      <w:r w:rsidR="00D06F15" w:rsidRPr="00D06F15">
        <w:rPr>
          <w:rFonts w:ascii="Arial" w:hAnsi="Arial" w:cs="Arial" w:hint="eastAsia"/>
        </w:rPr>
        <w:t xml:space="preserve">alternative energy carriers </w:t>
      </w:r>
      <w:r w:rsidR="006E7750">
        <w:rPr>
          <w:rFonts w:ascii="Arial" w:hAnsi="Arial" w:cs="Arial" w:hint="eastAsia"/>
        </w:rPr>
        <w:t xml:space="preserve">such as </w:t>
      </w:r>
      <w:r w:rsidR="00A56A8B" w:rsidRPr="00983F05">
        <w:rPr>
          <w:rFonts w:ascii="Arial" w:hAnsi="Arial" w:cs="Arial" w:hint="eastAsia"/>
          <w:highlight w:val="yellow"/>
        </w:rPr>
        <w:t xml:space="preserve">gas, heat, </w:t>
      </w:r>
      <w:r w:rsidR="00244582" w:rsidRPr="00983F05">
        <w:rPr>
          <w:rFonts w:ascii="Arial" w:hAnsi="Arial" w:cs="Arial"/>
          <w:highlight w:val="yellow"/>
        </w:rPr>
        <w:t xml:space="preserve">hydrogen, </w:t>
      </w:r>
      <w:r w:rsidR="00594A7E">
        <w:rPr>
          <w:rFonts w:ascii="Arial" w:hAnsi="Arial" w:cs="Arial" w:hint="eastAsia"/>
          <w:highlight w:val="yellow"/>
        </w:rPr>
        <w:t>and</w:t>
      </w:r>
      <w:r w:rsidR="00A56A8B" w:rsidRPr="00983F05">
        <w:rPr>
          <w:rFonts w:ascii="Arial" w:hAnsi="Arial" w:cs="Arial" w:hint="eastAsia"/>
          <w:highlight w:val="yellow"/>
        </w:rPr>
        <w:t xml:space="preserve"> </w:t>
      </w:r>
      <w:r w:rsidR="00244582" w:rsidRPr="00983F05">
        <w:rPr>
          <w:rFonts w:ascii="Arial" w:hAnsi="Arial" w:cs="Arial"/>
          <w:highlight w:val="yellow"/>
        </w:rPr>
        <w:t>synthetic fuels</w:t>
      </w:r>
      <w:r w:rsidR="00244582" w:rsidRPr="00244582">
        <w:rPr>
          <w:rFonts w:ascii="Arial" w:hAnsi="Arial" w:cs="Arial"/>
        </w:rPr>
        <w:t>.</w:t>
      </w:r>
      <w:r w:rsidR="001E5948">
        <w:rPr>
          <w:rFonts w:ascii="Arial" w:hAnsi="Arial" w:cs="Arial" w:hint="eastAsia"/>
        </w:rPr>
        <w:t xml:space="preserve"> </w:t>
      </w:r>
      <w:r w:rsidR="00E34D89" w:rsidRPr="00174887">
        <w:rPr>
          <w:rFonts w:ascii="Arial" w:hAnsi="Arial" w:cs="Arial"/>
        </w:rPr>
        <w:t>These conversions enabl</w:t>
      </w:r>
      <w:r w:rsidR="00C31D6D">
        <w:rPr>
          <w:rFonts w:ascii="Arial" w:hAnsi="Arial" w:cs="Arial" w:hint="eastAsia"/>
        </w:rPr>
        <w:t>e</w:t>
      </w:r>
      <w:r w:rsidR="00E34D89" w:rsidRPr="00174887">
        <w:rPr>
          <w:rFonts w:ascii="Arial" w:hAnsi="Arial" w:cs="Arial"/>
        </w:rPr>
        <w:t xml:space="preserve"> electricity to decarboniz</w:t>
      </w:r>
      <w:r w:rsidR="00C31D6D">
        <w:rPr>
          <w:rFonts w:ascii="Arial" w:hAnsi="Arial" w:cs="Arial" w:hint="eastAsia"/>
        </w:rPr>
        <w:t xml:space="preserve">e </w:t>
      </w:r>
      <w:r w:rsidR="00C31D6D" w:rsidRPr="00EF6BB5">
        <w:rPr>
          <w:rFonts w:ascii="Arial" w:hAnsi="Arial" w:cs="Arial"/>
        </w:rPr>
        <w:t>hard-to-abate sectors like</w:t>
      </w:r>
      <w:r w:rsidR="00E34D89" w:rsidRPr="00174887">
        <w:rPr>
          <w:rFonts w:ascii="Arial" w:hAnsi="Arial" w:cs="Arial"/>
        </w:rPr>
        <w:t xml:space="preserve"> transport, industry, and heating, while also </w:t>
      </w:r>
      <w:r w:rsidR="00C31D6D" w:rsidRPr="00EF6BB5">
        <w:rPr>
          <w:rFonts w:ascii="Arial" w:hAnsi="Arial" w:cs="Arial"/>
        </w:rPr>
        <w:t>supporting grid balancing, energy storage, and cross-sector resilience</w:t>
      </w:r>
      <w:r w:rsidR="00E34D89" w:rsidRPr="00174887">
        <w:rPr>
          <w:rFonts w:ascii="Arial" w:hAnsi="Arial" w:cs="Arial"/>
        </w:rPr>
        <w:t>.</w:t>
      </w:r>
      <w:r w:rsidR="00624F67">
        <w:rPr>
          <w:rFonts w:ascii="Arial" w:hAnsi="Arial" w:cs="Arial" w:hint="eastAsia"/>
        </w:rPr>
        <w:t xml:space="preserve"> </w:t>
      </w:r>
      <w:r w:rsidR="00624F67" w:rsidRPr="00624F67">
        <w:rPr>
          <w:rFonts w:ascii="Arial" w:hAnsi="Arial" w:cs="Arial"/>
        </w:rPr>
        <w:t>Crucially, P2X technologies act as dynamic energy sinks that can absorb excess renewable output during periods of overgeneration, thereby reducing curtailment and mitigating local congestion on electricity networks.</w:t>
      </w:r>
    </w:p>
    <w:p w14:paraId="545821FA" w14:textId="40B841E9" w:rsidR="0032386A" w:rsidRDefault="00810C44" w:rsidP="00810C44">
      <w:pPr>
        <w:jc w:val="left"/>
        <w:rPr>
          <w:rFonts w:ascii="Arial" w:hAnsi="Arial" w:cs="Arial"/>
        </w:rPr>
      </w:pPr>
      <w:r w:rsidRPr="00FD43F4">
        <w:rPr>
          <w:rFonts w:ascii="Arial" w:hAnsi="Arial" w:cs="Arial"/>
        </w:rPr>
        <w:t xml:space="preserve">One of the most </w:t>
      </w:r>
      <w:r w:rsidR="006E7750" w:rsidRPr="00116592">
        <w:rPr>
          <w:rFonts w:ascii="Arial" w:hAnsi="Arial" w:cs="Arial"/>
        </w:rPr>
        <w:t>mature</w:t>
      </w:r>
      <w:r w:rsidR="006E7750" w:rsidRPr="00FD43F4">
        <w:rPr>
          <w:rFonts w:ascii="Arial" w:hAnsi="Arial" w:cs="Arial"/>
        </w:rPr>
        <w:t xml:space="preserve"> </w:t>
      </w:r>
      <w:r w:rsidRPr="0032386A">
        <w:rPr>
          <w:rFonts w:ascii="Arial" w:hAnsi="Arial" w:cs="Arial"/>
        </w:rPr>
        <w:t xml:space="preserve">pathways is </w:t>
      </w:r>
      <w:r w:rsidR="004F6610" w:rsidRPr="0032386A">
        <w:rPr>
          <w:rFonts w:ascii="Arial" w:hAnsi="Arial" w:cs="Arial" w:hint="eastAsia"/>
          <w:color w:val="7030A0"/>
        </w:rPr>
        <w:t>p</w:t>
      </w:r>
      <w:r w:rsidRPr="0032386A">
        <w:rPr>
          <w:rFonts w:ascii="Arial" w:hAnsi="Arial" w:cs="Arial"/>
          <w:color w:val="7030A0"/>
        </w:rPr>
        <w:t>ower-to-</w:t>
      </w:r>
      <w:r w:rsidR="004F6610" w:rsidRPr="0032386A">
        <w:rPr>
          <w:rFonts w:ascii="Arial" w:hAnsi="Arial" w:cs="Arial" w:hint="eastAsia"/>
          <w:color w:val="7030A0"/>
        </w:rPr>
        <w:t>g</w:t>
      </w:r>
      <w:r w:rsidRPr="0032386A">
        <w:rPr>
          <w:rFonts w:ascii="Arial" w:hAnsi="Arial" w:cs="Arial"/>
          <w:color w:val="7030A0"/>
        </w:rPr>
        <w:t>as (P2G)</w:t>
      </w:r>
      <w:r w:rsidRPr="0032386A">
        <w:rPr>
          <w:rFonts w:ascii="Arial" w:hAnsi="Arial" w:cs="Arial"/>
        </w:rPr>
        <w:t>, which</w:t>
      </w:r>
      <w:r w:rsidRPr="00FD43F4">
        <w:rPr>
          <w:rFonts w:ascii="Arial" w:hAnsi="Arial" w:cs="Arial"/>
        </w:rPr>
        <w:t xml:space="preserve"> </w:t>
      </w:r>
      <w:r w:rsidR="004F6BF5" w:rsidRPr="00416C8B">
        <w:rPr>
          <w:rFonts w:ascii="Arial" w:hAnsi="Arial" w:cs="Arial" w:hint="eastAsia"/>
          <w:highlight w:val="yellow"/>
        </w:rPr>
        <w:t xml:space="preserve">uses </w:t>
      </w:r>
      <w:r w:rsidR="004F6BF5" w:rsidRPr="00416C8B">
        <w:rPr>
          <w:rFonts w:ascii="Arial" w:hAnsi="Arial" w:cs="Arial"/>
          <w:highlight w:val="yellow"/>
        </w:rPr>
        <w:t>electrolysis</w:t>
      </w:r>
      <w:r w:rsidR="004F6BF5" w:rsidRPr="00416C8B">
        <w:rPr>
          <w:rFonts w:ascii="Arial" w:hAnsi="Arial" w:cs="Arial" w:hint="eastAsia"/>
          <w:highlight w:val="yellow"/>
        </w:rPr>
        <w:t xml:space="preserve"> to</w:t>
      </w:r>
      <w:r w:rsidR="00416C8B" w:rsidRPr="00416C8B">
        <w:rPr>
          <w:rFonts w:ascii="Arial" w:hAnsi="Arial" w:cs="Arial"/>
          <w:highlight w:val="yellow"/>
        </w:rPr>
        <w:t xml:space="preserve"> produce green hydrogen from electricity and water</w:t>
      </w:r>
      <w:r w:rsidRPr="00FD43F4">
        <w:rPr>
          <w:rFonts w:ascii="Arial" w:hAnsi="Arial" w:cs="Arial"/>
        </w:rPr>
        <w:t xml:space="preserve">. </w:t>
      </w:r>
      <w:r w:rsidR="00416C8B" w:rsidRPr="0032386A">
        <w:rPr>
          <w:rFonts w:ascii="Arial" w:hAnsi="Arial" w:cs="Arial"/>
        </w:rPr>
        <w:t>The resulting</w:t>
      </w:r>
      <w:r w:rsidRPr="00FD43F4">
        <w:rPr>
          <w:rFonts w:ascii="Arial" w:hAnsi="Arial" w:cs="Arial"/>
        </w:rPr>
        <w:t xml:space="preserve"> hydrogen can be stored</w:t>
      </w:r>
      <w:r w:rsidR="00330B8E">
        <w:rPr>
          <w:rFonts w:ascii="Arial" w:hAnsi="Arial" w:cs="Arial" w:hint="eastAsia"/>
        </w:rPr>
        <w:t xml:space="preserve"> </w:t>
      </w:r>
      <w:r w:rsidR="00330B8E" w:rsidRPr="00330B8E">
        <w:rPr>
          <w:rFonts w:ascii="Arial" w:hAnsi="Arial" w:cs="Arial"/>
          <w:highlight w:val="green"/>
        </w:rPr>
        <w:t>(with durations from hours to seasons)</w:t>
      </w:r>
      <w:r w:rsidRPr="00FD43F4">
        <w:rPr>
          <w:rFonts w:ascii="Arial" w:hAnsi="Arial" w:cs="Arial"/>
        </w:rPr>
        <w:t xml:space="preserve">, </w:t>
      </w:r>
      <w:r w:rsidR="002439F1" w:rsidRPr="002439F1">
        <w:rPr>
          <w:rFonts w:ascii="Arial" w:hAnsi="Arial" w:cs="Arial"/>
        </w:rPr>
        <w:t xml:space="preserve">injected </w:t>
      </w:r>
      <w:r w:rsidRPr="00FD43F4">
        <w:rPr>
          <w:rFonts w:ascii="Arial" w:hAnsi="Arial" w:cs="Arial"/>
        </w:rPr>
        <w:t xml:space="preserve">into gas </w:t>
      </w:r>
      <w:r w:rsidR="002439F1">
        <w:rPr>
          <w:rFonts w:ascii="Arial" w:hAnsi="Arial" w:cs="Arial" w:hint="eastAsia"/>
        </w:rPr>
        <w:t>networks</w:t>
      </w:r>
      <w:r w:rsidRPr="00FD43F4">
        <w:rPr>
          <w:rFonts w:ascii="Arial" w:hAnsi="Arial" w:cs="Arial"/>
        </w:rPr>
        <w:t xml:space="preserve">, </w:t>
      </w:r>
      <w:r w:rsidR="00330B8E">
        <w:rPr>
          <w:rFonts w:ascii="Arial" w:hAnsi="Arial" w:cs="Arial" w:hint="eastAsia"/>
        </w:rPr>
        <w:t xml:space="preserve">or </w:t>
      </w:r>
      <w:r w:rsidRPr="00FD43F4">
        <w:rPr>
          <w:rFonts w:ascii="Arial" w:hAnsi="Arial" w:cs="Arial"/>
        </w:rPr>
        <w:t xml:space="preserve">used directly in </w:t>
      </w:r>
      <w:r w:rsidR="00674C2D" w:rsidRPr="001E5948">
        <w:rPr>
          <w:rFonts w:ascii="Arial" w:hAnsi="Arial" w:cs="Arial"/>
        </w:rPr>
        <w:t xml:space="preserve">industrial processes and fuel cells. It can also be synthesized into renewable fuels like methane or </w:t>
      </w:r>
      <w:r w:rsidR="00674C2D" w:rsidRPr="00646A0E">
        <w:rPr>
          <w:rFonts w:ascii="Arial" w:hAnsi="Arial" w:cs="Arial"/>
        </w:rPr>
        <w:t>ammonia, enhancing dispatchability and transportability</w:t>
      </w:r>
      <w:r w:rsidRPr="00646A0E">
        <w:rPr>
          <w:rFonts w:ascii="Arial" w:hAnsi="Arial" w:cs="Arial"/>
        </w:rPr>
        <w:t xml:space="preserve">. P2G </w:t>
      </w:r>
      <w:r w:rsidR="00B2739C" w:rsidRPr="00646A0E">
        <w:rPr>
          <w:rFonts w:ascii="Arial" w:hAnsi="Arial" w:cs="Arial" w:hint="eastAsia"/>
        </w:rPr>
        <w:t>provides</w:t>
      </w:r>
      <w:r w:rsidRPr="00646A0E">
        <w:rPr>
          <w:rFonts w:ascii="Arial" w:hAnsi="Arial" w:cs="Arial"/>
          <w:highlight w:val="cyan"/>
        </w:rPr>
        <w:t xml:space="preserve"> medium- </w:t>
      </w:r>
      <w:r w:rsidR="006E7750" w:rsidRPr="00646A0E">
        <w:rPr>
          <w:rFonts w:ascii="Arial" w:hAnsi="Arial" w:cs="Arial" w:hint="eastAsia"/>
          <w:highlight w:val="cyan"/>
        </w:rPr>
        <w:t>to</w:t>
      </w:r>
      <w:r w:rsidRPr="00646A0E">
        <w:rPr>
          <w:rFonts w:ascii="Arial" w:hAnsi="Arial" w:cs="Arial"/>
          <w:highlight w:val="cyan"/>
        </w:rPr>
        <w:t xml:space="preserve"> long-duration storage</w:t>
      </w:r>
      <w:r w:rsidRPr="00646A0E">
        <w:rPr>
          <w:rFonts w:ascii="Arial" w:hAnsi="Arial" w:cs="Arial"/>
        </w:rPr>
        <w:t xml:space="preserve"> and</w:t>
      </w:r>
      <w:r w:rsidR="00646A0E" w:rsidRPr="00646A0E">
        <w:rPr>
          <w:rFonts w:ascii="Arial" w:hAnsi="Arial" w:cs="Arial"/>
        </w:rPr>
        <w:t xml:space="preserve"> helps address </w:t>
      </w:r>
      <w:r w:rsidR="00646A0E" w:rsidRPr="00646A0E">
        <w:rPr>
          <w:rFonts w:ascii="Arial" w:hAnsi="Arial" w:cs="Arial"/>
          <w:highlight w:val="cyan"/>
        </w:rPr>
        <w:t>structural supply-demand mismatches</w:t>
      </w:r>
      <w:r w:rsidR="00646A0E" w:rsidRPr="00646A0E">
        <w:rPr>
          <w:rFonts w:ascii="Arial" w:hAnsi="Arial" w:cs="Arial"/>
        </w:rPr>
        <w:t xml:space="preserve">, such as during </w:t>
      </w:r>
      <w:proofErr w:type="spellStart"/>
      <w:r w:rsidR="00646A0E" w:rsidRPr="00646A0E">
        <w:rPr>
          <w:rFonts w:ascii="Arial" w:hAnsi="Arial" w:cs="Arial"/>
        </w:rPr>
        <w:t>Dunkelflaute</w:t>
      </w:r>
      <w:proofErr w:type="spellEnd"/>
      <w:r w:rsidR="00646A0E" w:rsidRPr="00646A0E">
        <w:rPr>
          <w:rFonts w:ascii="Arial" w:hAnsi="Arial" w:cs="Arial"/>
        </w:rPr>
        <w:t xml:space="preserve"> events. It contributes to </w:t>
      </w:r>
      <w:r w:rsidR="00646A0E" w:rsidRPr="00A350EB">
        <w:rPr>
          <w:rFonts w:ascii="Arial" w:hAnsi="Arial" w:cs="Arial"/>
          <w:highlight w:val="cyan"/>
        </w:rPr>
        <w:t>power balancing</w:t>
      </w:r>
      <w:r w:rsidR="00646A0E" w:rsidRPr="00646A0E">
        <w:rPr>
          <w:rFonts w:ascii="Arial" w:hAnsi="Arial" w:cs="Arial"/>
        </w:rPr>
        <w:t xml:space="preserve"> by modulating electrolysis operation in response to real-time grid conditions and enables</w:t>
      </w:r>
      <w:r w:rsidR="00646A0E" w:rsidRPr="0032386A">
        <w:rPr>
          <w:rFonts w:ascii="Arial" w:hAnsi="Arial" w:cs="Arial"/>
        </w:rPr>
        <w:t xml:space="preserve"> </w:t>
      </w:r>
      <w:r w:rsidR="00646A0E" w:rsidRPr="00A350EB">
        <w:rPr>
          <w:rFonts w:ascii="Arial" w:hAnsi="Arial" w:cs="Arial"/>
          <w:highlight w:val="cyan"/>
        </w:rPr>
        <w:t>cross-sectoral flexibility</w:t>
      </w:r>
      <w:r w:rsidR="00646A0E" w:rsidRPr="0032386A">
        <w:rPr>
          <w:rFonts w:ascii="Arial" w:hAnsi="Arial" w:cs="Arial"/>
        </w:rPr>
        <w:t xml:space="preserve"> by linking electricity and gas systems.</w:t>
      </w:r>
    </w:p>
    <w:p w14:paraId="6C16CE40" w14:textId="75412FC3" w:rsidR="00571B80" w:rsidRPr="00571B80" w:rsidRDefault="00571B80" w:rsidP="004D11D9">
      <w:pPr>
        <w:jc w:val="left"/>
        <w:rPr>
          <w:rFonts w:ascii="Arial" w:hAnsi="Arial" w:cs="Arial"/>
        </w:rPr>
      </w:pPr>
      <w:r w:rsidRPr="00571B80">
        <w:rPr>
          <w:rFonts w:ascii="Arial" w:hAnsi="Arial" w:cs="Arial"/>
        </w:rPr>
        <w:t>Power-to-heat (P2H) technologies</w:t>
      </w:r>
      <w:r w:rsidR="00E81DC9">
        <w:rPr>
          <w:rFonts w:ascii="Arial" w:hAnsi="Arial" w:cs="Arial" w:hint="eastAsia"/>
        </w:rPr>
        <w:t xml:space="preserve"> </w:t>
      </w:r>
      <w:r w:rsidR="00E81DC9">
        <w:rPr>
          <w:rFonts w:ascii="Arial" w:hAnsi="Arial" w:cs="Arial"/>
        </w:rPr>
        <w:t>–</w:t>
      </w:r>
      <w:r w:rsidR="00E81DC9">
        <w:rPr>
          <w:rFonts w:ascii="Arial" w:hAnsi="Arial" w:cs="Arial" w:hint="eastAsia"/>
        </w:rPr>
        <w:t xml:space="preserve"> </w:t>
      </w:r>
      <w:r w:rsidRPr="00571B80">
        <w:rPr>
          <w:rFonts w:ascii="Arial" w:hAnsi="Arial" w:cs="Arial"/>
        </w:rPr>
        <w:t>such</w:t>
      </w:r>
      <w:r w:rsidR="00E81DC9">
        <w:rPr>
          <w:rFonts w:ascii="Arial" w:hAnsi="Arial" w:cs="Arial" w:hint="eastAsia"/>
        </w:rPr>
        <w:t xml:space="preserve"> </w:t>
      </w:r>
      <w:r w:rsidRPr="00571B80">
        <w:rPr>
          <w:rFonts w:ascii="Arial" w:hAnsi="Arial" w:cs="Arial"/>
        </w:rPr>
        <w:t>as resistance heaters, heat pumps, and electrode boilers</w:t>
      </w:r>
      <w:r w:rsidR="00E81DC9">
        <w:rPr>
          <w:rFonts w:ascii="Arial" w:hAnsi="Arial" w:cs="Arial" w:hint="eastAsia"/>
        </w:rPr>
        <w:t xml:space="preserve"> </w:t>
      </w:r>
      <w:r w:rsidR="00E81DC9">
        <w:rPr>
          <w:rFonts w:ascii="Arial" w:hAnsi="Arial" w:cs="Arial"/>
        </w:rPr>
        <w:t>–</w:t>
      </w:r>
      <w:r w:rsidR="00E81DC9">
        <w:rPr>
          <w:rFonts w:ascii="Arial" w:hAnsi="Arial" w:cs="Arial" w:hint="eastAsia"/>
        </w:rPr>
        <w:t xml:space="preserve"> </w:t>
      </w:r>
      <w:r w:rsidRPr="00E81DC9">
        <w:rPr>
          <w:rFonts w:ascii="Arial" w:hAnsi="Arial" w:cs="Arial"/>
          <w:highlight w:val="yellow"/>
        </w:rPr>
        <w:t>convert</w:t>
      </w:r>
      <w:r w:rsidR="00E81DC9" w:rsidRPr="00E81DC9">
        <w:rPr>
          <w:rFonts w:ascii="Arial" w:hAnsi="Arial" w:cs="Arial" w:hint="eastAsia"/>
          <w:highlight w:val="yellow"/>
        </w:rPr>
        <w:t xml:space="preserve"> </w:t>
      </w:r>
      <w:r w:rsidRPr="00E81DC9">
        <w:rPr>
          <w:rFonts w:ascii="Arial" w:hAnsi="Arial" w:cs="Arial"/>
          <w:highlight w:val="yellow"/>
        </w:rPr>
        <w:t>electricity into thermal energy</w:t>
      </w:r>
      <w:r w:rsidRPr="00571B80">
        <w:rPr>
          <w:rFonts w:ascii="Arial" w:hAnsi="Arial" w:cs="Arial"/>
        </w:rPr>
        <w:t xml:space="preserve"> for immediate use or storage in thermal buffers like hot water tanks or </w:t>
      </w:r>
      <w:r w:rsidRPr="00E81DC9">
        <w:rPr>
          <w:rFonts w:ascii="Arial" w:hAnsi="Arial" w:cs="Arial"/>
          <w:highlight w:val="yellow"/>
        </w:rPr>
        <w:t>district heating systems</w:t>
      </w:r>
      <w:r w:rsidRPr="00571B80">
        <w:rPr>
          <w:rFonts w:ascii="Arial" w:hAnsi="Arial" w:cs="Arial"/>
        </w:rPr>
        <w:t xml:space="preserve">. With </w:t>
      </w:r>
      <w:r w:rsidRPr="00E81DC9">
        <w:rPr>
          <w:rFonts w:ascii="Arial" w:hAnsi="Arial" w:cs="Arial"/>
          <w:highlight w:val="green"/>
        </w:rPr>
        <w:t>fast response times (seconds to minutes)</w:t>
      </w:r>
      <w:r w:rsidRPr="00571B80">
        <w:rPr>
          <w:rFonts w:ascii="Arial" w:hAnsi="Arial" w:cs="Arial"/>
        </w:rPr>
        <w:t xml:space="preserve"> and </w:t>
      </w:r>
      <w:r w:rsidRPr="008F0043">
        <w:rPr>
          <w:rFonts w:ascii="Arial" w:hAnsi="Arial" w:cs="Arial"/>
          <w:highlight w:val="green"/>
        </w:rPr>
        <w:t>short to medium storage durations (hours to days)</w:t>
      </w:r>
      <w:r w:rsidRPr="00571B80">
        <w:rPr>
          <w:rFonts w:ascii="Arial" w:hAnsi="Arial" w:cs="Arial"/>
        </w:rPr>
        <w:t xml:space="preserve">, P2H offers agile demand-side flexibility, helps </w:t>
      </w:r>
      <w:r w:rsidRPr="008F0043">
        <w:rPr>
          <w:rFonts w:ascii="Arial" w:hAnsi="Arial" w:cs="Arial"/>
          <w:highlight w:val="cyan"/>
        </w:rPr>
        <w:t>manage peak loads</w:t>
      </w:r>
      <w:r w:rsidRPr="00571B80">
        <w:rPr>
          <w:rFonts w:ascii="Arial" w:hAnsi="Arial" w:cs="Arial"/>
        </w:rPr>
        <w:t xml:space="preserve">, and </w:t>
      </w:r>
      <w:r w:rsidRPr="008F0043">
        <w:rPr>
          <w:rFonts w:ascii="Arial" w:hAnsi="Arial" w:cs="Arial"/>
          <w:highlight w:val="cyan"/>
        </w:rPr>
        <w:t>supports voltage stability</w:t>
      </w:r>
      <w:r w:rsidRPr="00571B80">
        <w:rPr>
          <w:rFonts w:ascii="Arial" w:hAnsi="Arial" w:cs="Arial"/>
        </w:rPr>
        <w:t xml:space="preserve"> by absorbing renewable fluctuations locally. When paired with </w:t>
      </w:r>
      <w:r w:rsidRPr="008F0043">
        <w:rPr>
          <w:rFonts w:ascii="Arial" w:hAnsi="Arial" w:cs="Arial"/>
          <w:color w:val="000000" w:themeColor="text1"/>
          <w:highlight w:val="yellow"/>
        </w:rPr>
        <w:t>thermal energy storage (TES)</w:t>
      </w:r>
      <w:r w:rsidRPr="00571B80">
        <w:rPr>
          <w:rFonts w:ascii="Arial" w:hAnsi="Arial" w:cs="Arial"/>
        </w:rPr>
        <w:t xml:space="preserve">, P2H systems can decouple electricity use from heat demand, </w:t>
      </w:r>
      <w:r w:rsidRPr="008F0043">
        <w:rPr>
          <w:rFonts w:ascii="Arial" w:hAnsi="Arial" w:cs="Arial"/>
          <w:highlight w:val="cyan"/>
        </w:rPr>
        <w:t>reducing stress on both distribution networks</w:t>
      </w:r>
      <w:r w:rsidRPr="00571B80">
        <w:rPr>
          <w:rFonts w:ascii="Arial" w:hAnsi="Arial" w:cs="Arial"/>
        </w:rPr>
        <w:t xml:space="preserve"> and upstream generation assets.</w:t>
      </w:r>
    </w:p>
    <w:p w14:paraId="179F2775" w14:textId="3638D32C" w:rsidR="00571B80" w:rsidRPr="009F7CE0" w:rsidRDefault="009F7CE0" w:rsidP="004D11D9">
      <w:pPr>
        <w:jc w:val="left"/>
        <w:rPr>
          <w:rFonts w:ascii="Arial" w:hAnsi="Arial" w:cs="Arial"/>
        </w:rPr>
      </w:pPr>
      <w:r w:rsidRPr="009F7CE0">
        <w:rPr>
          <w:rFonts w:ascii="Arial" w:hAnsi="Arial" w:cs="Arial"/>
        </w:rPr>
        <w:t xml:space="preserve">Power-to-liquids (P2L) technologies produce synthetic liquid fuels such as methanol or e-kerosene by combining </w:t>
      </w:r>
      <w:r w:rsidRPr="007C08AC">
        <w:rPr>
          <w:rFonts w:ascii="Arial" w:hAnsi="Arial" w:cs="Arial"/>
          <w:highlight w:val="yellow"/>
        </w:rPr>
        <w:t>renewable electricity with captured C</w:t>
      </w:r>
      <w:r w:rsidR="00920CB1" w:rsidRPr="007C08AC">
        <w:rPr>
          <w:rFonts w:ascii="Arial" w:hAnsi="Arial" w:cs="Arial" w:hint="eastAsia"/>
          <w:highlight w:val="yellow"/>
        </w:rPr>
        <w:t>O</w:t>
      </w:r>
      <w:r w:rsidR="00920CB1" w:rsidRPr="007C08AC">
        <w:rPr>
          <w:rFonts w:ascii="Arial" w:hAnsi="Arial" w:cs="Arial" w:hint="eastAsia"/>
          <w:highlight w:val="yellow"/>
          <w:vertAlign w:val="subscript"/>
        </w:rPr>
        <w:t>2</w:t>
      </w:r>
      <w:r w:rsidRPr="009F7CE0">
        <w:rPr>
          <w:rFonts w:ascii="Arial" w:hAnsi="Arial" w:cs="Arial"/>
        </w:rPr>
        <w:t xml:space="preserve">. These fuels offer </w:t>
      </w:r>
      <w:r w:rsidRPr="007C08AC">
        <w:rPr>
          <w:rFonts w:ascii="Arial" w:hAnsi="Arial" w:cs="Arial"/>
          <w:highlight w:val="green"/>
        </w:rPr>
        <w:t>long-duration</w:t>
      </w:r>
      <w:r w:rsidRPr="009F7CE0">
        <w:rPr>
          <w:rFonts w:ascii="Arial" w:hAnsi="Arial" w:cs="Arial"/>
        </w:rPr>
        <w:t xml:space="preserve">, high-energy-density storage and are compatible with existing transport infrastructure, making them particularly important for decarbonizing aviation, maritime transport, and heavy industry. Though less mature and currently more expensive than P2G or P2H, P2L </w:t>
      </w:r>
      <w:r w:rsidR="00A4088A">
        <w:rPr>
          <w:rFonts w:ascii="Arial" w:hAnsi="Arial" w:cs="Arial" w:hint="eastAsia"/>
        </w:rPr>
        <w:t>technologies</w:t>
      </w:r>
      <w:r w:rsidRPr="009F7CE0">
        <w:rPr>
          <w:rFonts w:ascii="Arial" w:hAnsi="Arial" w:cs="Arial"/>
        </w:rPr>
        <w:t xml:space="preserve"> </w:t>
      </w:r>
      <w:r w:rsidRPr="00A4088A">
        <w:rPr>
          <w:rFonts w:ascii="Arial" w:hAnsi="Arial" w:cs="Arial"/>
          <w:highlight w:val="yellow"/>
        </w:rPr>
        <w:t>expand the role of renewable electricity in sectors where direct electrification is impractical</w:t>
      </w:r>
      <w:r w:rsidRPr="009F7CE0">
        <w:rPr>
          <w:rFonts w:ascii="Arial" w:hAnsi="Arial" w:cs="Arial"/>
        </w:rPr>
        <w:t xml:space="preserve">. By storing renewable energy in liquid form, they provide </w:t>
      </w:r>
      <w:r w:rsidRPr="00A4088A">
        <w:rPr>
          <w:rFonts w:ascii="Arial" w:hAnsi="Arial" w:cs="Arial"/>
          <w:highlight w:val="green"/>
        </w:rPr>
        <w:t>seasonal flexibility</w:t>
      </w:r>
      <w:r w:rsidRPr="009F7CE0">
        <w:rPr>
          <w:rFonts w:ascii="Arial" w:hAnsi="Arial" w:cs="Arial"/>
        </w:rPr>
        <w:t xml:space="preserve"> and </w:t>
      </w:r>
      <w:r w:rsidRPr="00A4088A">
        <w:rPr>
          <w:rFonts w:ascii="Arial" w:hAnsi="Arial" w:cs="Arial"/>
          <w:highlight w:val="cyan"/>
        </w:rPr>
        <w:t>capacity adequacy</w:t>
      </w:r>
      <w:r w:rsidRPr="009F7CE0">
        <w:rPr>
          <w:rFonts w:ascii="Arial" w:hAnsi="Arial" w:cs="Arial"/>
        </w:rPr>
        <w:t xml:space="preserve"> during periods of low renewable availability.</w:t>
      </w:r>
    </w:p>
    <w:p w14:paraId="17B2CAA3" w14:textId="1E15E774" w:rsidR="007C08AC" w:rsidRDefault="00155303" w:rsidP="004D11D9">
      <w:pPr>
        <w:jc w:val="left"/>
        <w:rPr>
          <w:rFonts w:ascii="Arial" w:hAnsi="Arial" w:cs="Arial"/>
        </w:rPr>
      </w:pPr>
      <w:r w:rsidRPr="00155303">
        <w:rPr>
          <w:rFonts w:ascii="Arial" w:hAnsi="Arial" w:cs="Arial"/>
        </w:rPr>
        <w:t>Together, P2X technologies contribute to a wide range of flexibility needs</w:t>
      </w:r>
      <w:r>
        <w:rPr>
          <w:rFonts w:ascii="Arial" w:hAnsi="Arial" w:cs="Arial" w:hint="eastAsia"/>
        </w:rPr>
        <w:t xml:space="preserve"> </w:t>
      </w:r>
      <w:r>
        <w:rPr>
          <w:rFonts w:ascii="Arial" w:hAnsi="Arial" w:cs="Arial"/>
        </w:rPr>
        <w:t>–</w:t>
      </w:r>
      <w:r>
        <w:rPr>
          <w:rFonts w:ascii="Arial" w:hAnsi="Arial" w:cs="Arial" w:hint="eastAsia"/>
        </w:rPr>
        <w:t xml:space="preserve"> </w:t>
      </w:r>
      <w:r w:rsidRPr="00155303">
        <w:rPr>
          <w:rFonts w:ascii="Arial" w:hAnsi="Arial" w:cs="Arial"/>
        </w:rPr>
        <w:t>absorbing</w:t>
      </w:r>
      <w:r>
        <w:rPr>
          <w:rFonts w:ascii="Arial" w:hAnsi="Arial" w:cs="Arial" w:hint="eastAsia"/>
        </w:rPr>
        <w:t xml:space="preserve"> </w:t>
      </w:r>
      <w:r w:rsidRPr="00155303">
        <w:rPr>
          <w:rFonts w:ascii="Arial" w:hAnsi="Arial" w:cs="Arial"/>
        </w:rPr>
        <w:t xml:space="preserve">surplus generation, </w:t>
      </w:r>
      <w:r w:rsidRPr="00155303">
        <w:rPr>
          <w:rFonts w:ascii="Arial" w:hAnsi="Arial" w:cs="Arial"/>
        </w:rPr>
        <w:lastRenderedPageBreak/>
        <w:t xml:space="preserve">enabling load shifting across energy vectors, supporting long-duration system adequacy, and fostering resilience through multi-vector integration. Their strategic deployment enhances the adaptability and efficiency of clean energy systems, especially under conditions of high </w:t>
      </w:r>
      <w:proofErr w:type="spellStart"/>
      <w:r>
        <w:rPr>
          <w:rFonts w:ascii="Arial" w:hAnsi="Arial" w:cs="Arial" w:hint="eastAsia"/>
        </w:rPr>
        <w:t>vRES</w:t>
      </w:r>
      <w:proofErr w:type="spellEnd"/>
      <w:r w:rsidRPr="00155303">
        <w:rPr>
          <w:rFonts w:ascii="Arial" w:hAnsi="Arial" w:cs="Arial"/>
        </w:rPr>
        <w:t xml:space="preserve"> penetration, electrified end-use sectors, and interdependent energy infrastructures.</w:t>
      </w:r>
    </w:p>
    <w:p w14:paraId="1D3B5620" w14:textId="7AF1F826" w:rsidR="004D11D9" w:rsidRPr="00FD43F4" w:rsidRDefault="00733601" w:rsidP="004D11D9">
      <w:pPr>
        <w:jc w:val="left"/>
        <w:rPr>
          <w:rFonts w:ascii="Arial" w:hAnsi="Arial" w:cs="Arial"/>
          <w:b/>
          <w:bCs/>
        </w:rPr>
      </w:pPr>
      <w:r>
        <w:rPr>
          <w:rFonts w:ascii="Arial" w:hAnsi="Arial" w:cs="Arial" w:hint="eastAsia"/>
          <w:b/>
          <w:bCs/>
        </w:rPr>
        <w:t>G</w:t>
      </w:r>
      <w:r w:rsidRPr="00733601">
        <w:rPr>
          <w:rFonts w:ascii="Arial" w:hAnsi="Arial" w:cs="Arial"/>
          <w:b/>
          <w:bCs/>
        </w:rPr>
        <w:t xml:space="preserve">as networks and </w:t>
      </w:r>
      <w:proofErr w:type="spellStart"/>
      <w:r w:rsidRPr="00733601">
        <w:rPr>
          <w:rFonts w:ascii="Arial" w:hAnsi="Arial" w:cs="Arial"/>
          <w:b/>
          <w:bCs/>
        </w:rPr>
        <w:t>linepack</w:t>
      </w:r>
      <w:proofErr w:type="spellEnd"/>
      <w:r w:rsidRPr="00733601">
        <w:rPr>
          <w:rFonts w:ascii="Arial" w:hAnsi="Arial" w:cs="Arial"/>
          <w:b/>
          <w:bCs/>
        </w:rPr>
        <w:t xml:space="preserve"> storage</w:t>
      </w:r>
      <w:r w:rsidR="00E53808">
        <w:rPr>
          <w:rFonts w:ascii="Arial" w:hAnsi="Arial" w:cs="Arial" w:hint="eastAsia"/>
          <w:b/>
          <w:bCs/>
        </w:rPr>
        <w:t xml:space="preserve"> [</w:t>
      </w:r>
      <w:r w:rsidR="00E82F1D">
        <w:rPr>
          <w:rFonts w:ascii="Arial" w:hAnsi="Arial" w:cs="Arial" w:hint="eastAsia"/>
          <w:b/>
          <w:bCs/>
        </w:rPr>
        <w:t>26</w:t>
      </w:r>
      <w:r w:rsidR="002771D5">
        <w:rPr>
          <w:rFonts w:ascii="Arial" w:hAnsi="Arial" w:cs="Arial" w:hint="eastAsia"/>
          <w:b/>
          <w:bCs/>
        </w:rPr>
        <w:t>2</w:t>
      </w:r>
      <w:r w:rsidR="00E53808">
        <w:rPr>
          <w:rFonts w:ascii="Arial" w:hAnsi="Arial" w:cs="Arial" w:hint="eastAsia"/>
          <w:b/>
          <w:bCs/>
        </w:rPr>
        <w:t>]</w:t>
      </w:r>
    </w:p>
    <w:p w14:paraId="6F6BF4B1" w14:textId="1DF93D20" w:rsidR="00473DEB" w:rsidRPr="00A66DC9" w:rsidRDefault="00B01575" w:rsidP="00810C44">
      <w:pPr>
        <w:jc w:val="left"/>
        <w:rPr>
          <w:rFonts w:ascii="Arial" w:hAnsi="Arial" w:cs="Arial"/>
        </w:rPr>
      </w:pPr>
      <w:r w:rsidRPr="00B01575">
        <w:rPr>
          <w:rFonts w:ascii="Arial" w:hAnsi="Arial" w:cs="Arial"/>
          <w:color w:val="7030A0"/>
          <w:highlight w:val="yellow"/>
        </w:rPr>
        <w:t>Gas networks</w:t>
      </w:r>
      <w:r w:rsidRPr="00B01575">
        <w:rPr>
          <w:rFonts w:ascii="Arial" w:hAnsi="Arial" w:cs="Arial"/>
        </w:rPr>
        <w:t xml:space="preserve">, particularly using </w:t>
      </w:r>
      <w:proofErr w:type="spellStart"/>
      <w:r w:rsidRPr="00B01575">
        <w:rPr>
          <w:rFonts w:ascii="Arial" w:hAnsi="Arial" w:cs="Arial"/>
          <w:color w:val="7030A0"/>
          <w:highlight w:val="yellow"/>
        </w:rPr>
        <w:t>linepack</w:t>
      </w:r>
      <w:proofErr w:type="spellEnd"/>
      <w:r w:rsidRPr="00B01575">
        <w:rPr>
          <w:rFonts w:ascii="Arial" w:hAnsi="Arial" w:cs="Arial"/>
          <w:color w:val="7030A0"/>
          <w:highlight w:val="yellow"/>
        </w:rPr>
        <w:t xml:space="preserve"> storage</w:t>
      </w:r>
      <w:r w:rsidRPr="00B01575">
        <w:rPr>
          <w:rFonts w:ascii="Arial" w:hAnsi="Arial" w:cs="Arial"/>
        </w:rPr>
        <w:t xml:space="preserve">, </w:t>
      </w:r>
      <w:r w:rsidR="00EC4871" w:rsidRPr="00473DEB">
        <w:rPr>
          <w:rFonts w:ascii="Arial" w:hAnsi="Arial" w:cs="Arial"/>
        </w:rPr>
        <w:t xml:space="preserve">represent a valuable source </w:t>
      </w:r>
      <w:r w:rsidRPr="00B01575">
        <w:rPr>
          <w:rFonts w:ascii="Arial" w:hAnsi="Arial" w:cs="Arial"/>
        </w:rPr>
        <w:t xml:space="preserve">of MES flexibility by </w:t>
      </w:r>
      <w:r w:rsidR="00EC4871" w:rsidRPr="00473DEB">
        <w:rPr>
          <w:rFonts w:ascii="Arial" w:hAnsi="Arial" w:cs="Arial"/>
        </w:rPr>
        <w:t xml:space="preserve">utilizing </w:t>
      </w:r>
      <w:r w:rsidRPr="00B01575">
        <w:rPr>
          <w:rFonts w:ascii="Arial" w:hAnsi="Arial" w:cs="Arial"/>
        </w:rPr>
        <w:t xml:space="preserve">the compressibility of gas </w:t>
      </w:r>
      <w:r w:rsidR="00EC4871" w:rsidRPr="00473DEB">
        <w:rPr>
          <w:rFonts w:ascii="Arial" w:hAnsi="Arial" w:cs="Arial"/>
        </w:rPr>
        <w:t xml:space="preserve">within </w:t>
      </w:r>
      <w:r w:rsidRPr="00B01575">
        <w:rPr>
          <w:rFonts w:ascii="Arial" w:hAnsi="Arial" w:cs="Arial"/>
        </w:rPr>
        <w:t>transmission pipelines.</w:t>
      </w:r>
      <w:r w:rsidR="007D50FF" w:rsidRPr="007D50FF">
        <w:rPr>
          <w:rFonts w:ascii="Arial" w:hAnsi="Arial" w:cs="Arial"/>
        </w:rPr>
        <w:t xml:space="preserve"> </w:t>
      </w:r>
      <w:r w:rsidR="007D50FF" w:rsidRPr="007F11E2">
        <w:rPr>
          <w:rFonts w:ascii="Arial" w:hAnsi="Arial" w:cs="Arial"/>
        </w:rPr>
        <w:t xml:space="preserve">By </w:t>
      </w:r>
      <w:r w:rsidR="0029380D" w:rsidRPr="00473DEB">
        <w:rPr>
          <w:rFonts w:ascii="Arial" w:hAnsi="Arial" w:cs="Arial"/>
        </w:rPr>
        <w:t xml:space="preserve">dynamically </w:t>
      </w:r>
      <w:r w:rsidR="007D50FF" w:rsidRPr="005A2E92">
        <w:rPr>
          <w:rFonts w:ascii="Arial" w:hAnsi="Arial" w:cs="Arial" w:hint="eastAsia"/>
        </w:rPr>
        <w:t>modulating pipeline pressure</w:t>
      </w:r>
      <w:r w:rsidR="007D50FF" w:rsidRPr="007F11E2">
        <w:rPr>
          <w:rFonts w:ascii="Arial" w:hAnsi="Arial" w:cs="Arial"/>
        </w:rPr>
        <w:t xml:space="preserve">, operators can temporarily store or release significant volumes of </w:t>
      </w:r>
      <w:r w:rsidR="007D50FF">
        <w:rPr>
          <w:rFonts w:ascii="Arial" w:hAnsi="Arial" w:cs="Arial" w:hint="eastAsia"/>
        </w:rPr>
        <w:t>gas</w:t>
      </w:r>
      <w:r w:rsidR="007D50FF" w:rsidRPr="007F11E2">
        <w:rPr>
          <w:rFonts w:ascii="Arial" w:hAnsi="Arial" w:cs="Arial"/>
        </w:rPr>
        <w:t xml:space="preserve">, </w:t>
      </w:r>
      <w:r w:rsidR="007D50FF" w:rsidRPr="00610161">
        <w:rPr>
          <w:rFonts w:ascii="Arial" w:hAnsi="Arial" w:cs="Arial"/>
          <w:highlight w:val="cyan"/>
        </w:rPr>
        <w:t xml:space="preserve">providing intra-day and short-term balancing </w:t>
      </w:r>
      <w:r w:rsidR="007D50FF" w:rsidRPr="007F11E2">
        <w:rPr>
          <w:rFonts w:ascii="Arial" w:hAnsi="Arial" w:cs="Arial"/>
        </w:rPr>
        <w:t xml:space="preserve">without </w:t>
      </w:r>
      <w:r w:rsidR="0029380D" w:rsidRPr="00473DEB">
        <w:rPr>
          <w:rFonts w:ascii="Arial" w:hAnsi="Arial" w:cs="Arial"/>
        </w:rPr>
        <w:t xml:space="preserve">the need for </w:t>
      </w:r>
      <w:r w:rsidR="007D50FF" w:rsidRPr="007F11E2">
        <w:rPr>
          <w:rFonts w:ascii="Arial" w:hAnsi="Arial" w:cs="Arial"/>
        </w:rPr>
        <w:t>additional infrastructure.</w:t>
      </w:r>
      <w:r w:rsidR="0029380D">
        <w:rPr>
          <w:rFonts w:ascii="Arial" w:hAnsi="Arial" w:cs="Arial" w:hint="eastAsia"/>
        </w:rPr>
        <w:t xml:space="preserve"> </w:t>
      </w:r>
      <w:r w:rsidR="00473DEB" w:rsidRPr="0029380D">
        <w:rPr>
          <w:rFonts w:ascii="Arial" w:hAnsi="Arial" w:cs="Arial"/>
        </w:rPr>
        <w:t xml:space="preserve">With </w:t>
      </w:r>
      <w:r w:rsidR="00473DEB" w:rsidRPr="0029380D">
        <w:rPr>
          <w:rFonts w:ascii="Arial" w:hAnsi="Arial" w:cs="Arial"/>
          <w:highlight w:val="green"/>
        </w:rPr>
        <w:t>response times typically ranging from minutes to hours</w:t>
      </w:r>
      <w:r w:rsidR="00473DEB" w:rsidRPr="0029380D">
        <w:rPr>
          <w:rFonts w:ascii="Arial" w:hAnsi="Arial" w:cs="Arial"/>
        </w:rPr>
        <w:t xml:space="preserve">, </w:t>
      </w:r>
      <w:proofErr w:type="spellStart"/>
      <w:r w:rsidR="00473DEB" w:rsidRPr="0029380D">
        <w:rPr>
          <w:rFonts w:ascii="Arial" w:hAnsi="Arial" w:cs="Arial"/>
        </w:rPr>
        <w:t>linepack</w:t>
      </w:r>
      <w:proofErr w:type="spellEnd"/>
      <w:r w:rsidR="00473DEB" w:rsidRPr="0029380D">
        <w:rPr>
          <w:rFonts w:ascii="Arial" w:hAnsi="Arial" w:cs="Arial"/>
        </w:rPr>
        <w:t xml:space="preserve"> plays a key role in </w:t>
      </w:r>
      <w:r w:rsidR="00473DEB" w:rsidRPr="00F266E5">
        <w:rPr>
          <w:rFonts w:ascii="Arial" w:hAnsi="Arial" w:cs="Arial"/>
          <w:highlight w:val="cyan"/>
        </w:rPr>
        <w:t>managing short-term supply-demand fluctuations</w:t>
      </w:r>
      <w:r w:rsidR="00473DEB" w:rsidRPr="0029380D">
        <w:rPr>
          <w:rFonts w:ascii="Arial" w:hAnsi="Arial" w:cs="Arial"/>
        </w:rPr>
        <w:t>, particularly during peak heating periods or sudden drops in renewable generation.</w:t>
      </w:r>
    </w:p>
    <w:p w14:paraId="5AFAB090" w14:textId="0E6A0E91" w:rsidR="00F266E5" w:rsidRDefault="007F11E2" w:rsidP="00810C44">
      <w:pPr>
        <w:jc w:val="left"/>
        <w:rPr>
          <w:rFonts w:ascii="Arial" w:hAnsi="Arial" w:cs="Arial"/>
        </w:rPr>
      </w:pPr>
      <w:r w:rsidRPr="007F11E2">
        <w:rPr>
          <w:rFonts w:ascii="Arial" w:hAnsi="Arial" w:cs="Arial"/>
        </w:rPr>
        <w:t xml:space="preserve">When </w:t>
      </w:r>
      <w:r w:rsidR="003E2677">
        <w:rPr>
          <w:rFonts w:ascii="Arial" w:hAnsi="Arial" w:cs="Arial" w:hint="eastAsia"/>
        </w:rPr>
        <w:t>integrated</w:t>
      </w:r>
      <w:r w:rsidRPr="007F11E2">
        <w:rPr>
          <w:rFonts w:ascii="Arial" w:hAnsi="Arial" w:cs="Arial"/>
        </w:rPr>
        <w:t xml:space="preserve"> with </w:t>
      </w:r>
      <w:r w:rsidRPr="00610161">
        <w:rPr>
          <w:rFonts w:ascii="Arial" w:hAnsi="Arial" w:cs="Arial"/>
          <w:highlight w:val="yellow"/>
        </w:rPr>
        <w:t>centralized gas storage</w:t>
      </w:r>
      <w:r w:rsidR="000A51F0">
        <w:rPr>
          <w:rFonts w:ascii="Arial" w:hAnsi="Arial" w:cs="Arial" w:hint="eastAsia"/>
        </w:rPr>
        <w:t xml:space="preserve"> </w:t>
      </w:r>
      <w:r w:rsidRPr="007F11E2">
        <w:rPr>
          <w:rFonts w:ascii="Arial" w:hAnsi="Arial" w:cs="Arial"/>
        </w:rPr>
        <w:t>such</w:t>
      </w:r>
      <w:r w:rsidR="000A51F0">
        <w:rPr>
          <w:rFonts w:ascii="Arial" w:hAnsi="Arial" w:cs="Arial" w:hint="eastAsia"/>
        </w:rPr>
        <w:t xml:space="preserve"> </w:t>
      </w:r>
      <w:r w:rsidRPr="007F11E2">
        <w:rPr>
          <w:rFonts w:ascii="Arial" w:hAnsi="Arial" w:cs="Arial"/>
        </w:rPr>
        <w:t>as salt caverns</w:t>
      </w:r>
      <w:r w:rsidR="00F12167">
        <w:rPr>
          <w:rFonts w:ascii="Arial" w:hAnsi="Arial" w:cs="Arial" w:hint="eastAsia"/>
        </w:rPr>
        <w:t xml:space="preserve">, </w:t>
      </w:r>
      <w:r w:rsidR="00F12167" w:rsidRPr="00F12167">
        <w:rPr>
          <w:rFonts w:ascii="Arial" w:hAnsi="Arial" w:cs="Arial"/>
        </w:rPr>
        <w:t>aquifers</w:t>
      </w:r>
      <w:r w:rsidR="00F12167">
        <w:rPr>
          <w:rFonts w:ascii="Arial" w:hAnsi="Arial" w:cs="Arial" w:hint="eastAsia"/>
        </w:rPr>
        <w:t>,</w:t>
      </w:r>
      <w:r w:rsidRPr="007F11E2">
        <w:rPr>
          <w:rFonts w:ascii="Arial" w:hAnsi="Arial" w:cs="Arial"/>
        </w:rPr>
        <w:t xml:space="preserve"> or depleted </w:t>
      </w:r>
      <w:r w:rsidR="000C1343" w:rsidRPr="00F24765">
        <w:rPr>
          <w:rFonts w:ascii="Arial" w:hAnsi="Arial" w:cs="Arial"/>
        </w:rPr>
        <w:t>reservoirs</w:t>
      </w:r>
      <w:r w:rsidR="00F12167">
        <w:rPr>
          <w:rFonts w:ascii="Arial" w:hAnsi="Arial" w:cs="Arial" w:hint="eastAsia"/>
        </w:rPr>
        <w:t>, the</w:t>
      </w:r>
      <w:r w:rsidR="00CD63A8" w:rsidRPr="00CD63A8">
        <w:t xml:space="preserve"> </w:t>
      </w:r>
      <w:r w:rsidR="00CD63A8" w:rsidRPr="00CD63A8">
        <w:rPr>
          <w:rFonts w:ascii="Arial" w:hAnsi="Arial" w:cs="Arial"/>
        </w:rPr>
        <w:t xml:space="preserve">system gains </w:t>
      </w:r>
      <w:r w:rsidR="00CD63A8" w:rsidRPr="00CD63A8">
        <w:rPr>
          <w:rFonts w:ascii="Arial" w:hAnsi="Arial" w:cs="Arial"/>
          <w:highlight w:val="green"/>
        </w:rPr>
        <w:t>medium- to long-</w:t>
      </w:r>
      <w:r w:rsidR="00CD63A8" w:rsidRPr="00F266E5">
        <w:rPr>
          <w:rFonts w:ascii="Arial" w:hAnsi="Arial" w:cs="Arial"/>
          <w:highlight w:val="green"/>
        </w:rPr>
        <w:t xml:space="preserve">duration </w:t>
      </w:r>
      <w:r w:rsidR="00F266E5" w:rsidRPr="00F266E5">
        <w:rPr>
          <w:rFonts w:ascii="Arial" w:hAnsi="Arial" w:cs="Arial"/>
          <w:highlight w:val="green"/>
        </w:rPr>
        <w:t>flexibility</w:t>
      </w:r>
      <w:r w:rsidR="00CD63A8" w:rsidRPr="00F266E5">
        <w:rPr>
          <w:rFonts w:ascii="Arial" w:hAnsi="Arial" w:cs="Arial"/>
          <w:highlight w:val="green"/>
        </w:rPr>
        <w:t xml:space="preserve">, </w:t>
      </w:r>
      <w:r w:rsidR="00CD63A8" w:rsidRPr="00CD63A8">
        <w:rPr>
          <w:rFonts w:ascii="Arial" w:hAnsi="Arial" w:cs="Arial"/>
          <w:highlight w:val="green"/>
        </w:rPr>
        <w:t xml:space="preserve">extending </w:t>
      </w:r>
      <w:r w:rsidR="00CD63A8" w:rsidRPr="00F266E5">
        <w:rPr>
          <w:rFonts w:ascii="Arial" w:hAnsi="Arial" w:cs="Arial"/>
          <w:highlight w:val="green"/>
        </w:rPr>
        <w:t xml:space="preserve">balancing </w:t>
      </w:r>
      <w:r w:rsidR="00F266E5" w:rsidRPr="00F266E5">
        <w:rPr>
          <w:rFonts w:ascii="Arial" w:hAnsi="Arial" w:cs="Arial"/>
          <w:highlight w:val="green"/>
        </w:rPr>
        <w:t xml:space="preserve">capabilities </w:t>
      </w:r>
      <w:r w:rsidR="00CD63A8" w:rsidRPr="00F266E5">
        <w:rPr>
          <w:rFonts w:ascii="Arial" w:hAnsi="Arial" w:cs="Arial"/>
          <w:highlight w:val="green"/>
        </w:rPr>
        <w:t xml:space="preserve">over </w:t>
      </w:r>
      <w:r w:rsidR="00CD63A8" w:rsidRPr="00CD63A8">
        <w:rPr>
          <w:rFonts w:ascii="Arial" w:hAnsi="Arial" w:cs="Arial"/>
          <w:highlight w:val="green"/>
        </w:rPr>
        <w:t>weeks to seasons</w:t>
      </w:r>
      <w:r w:rsidR="00CD63A8" w:rsidRPr="00CD63A8">
        <w:rPr>
          <w:rFonts w:ascii="Arial" w:hAnsi="Arial" w:cs="Arial"/>
        </w:rPr>
        <w:t>.</w:t>
      </w:r>
      <w:r w:rsidR="004303BD">
        <w:rPr>
          <w:rFonts w:ascii="Arial" w:hAnsi="Arial" w:cs="Arial" w:hint="eastAsia"/>
        </w:rPr>
        <w:t xml:space="preserve"> </w:t>
      </w:r>
      <w:r w:rsidR="00F266E5" w:rsidRPr="00F266E5">
        <w:rPr>
          <w:rFonts w:ascii="Arial" w:hAnsi="Arial" w:cs="Arial"/>
        </w:rPr>
        <w:t xml:space="preserve">This enables gas infrastructure to support both base and peak loads, </w:t>
      </w:r>
      <w:r w:rsidR="00F266E5" w:rsidRPr="004303BD">
        <w:rPr>
          <w:rFonts w:ascii="Arial" w:hAnsi="Arial" w:cs="Arial"/>
          <w:highlight w:val="cyan"/>
        </w:rPr>
        <w:t>bolstering capacity adequacy</w:t>
      </w:r>
      <w:r w:rsidR="00F266E5" w:rsidRPr="00F266E5">
        <w:rPr>
          <w:rFonts w:ascii="Arial" w:hAnsi="Arial" w:cs="Arial"/>
        </w:rPr>
        <w:t xml:space="preserve"> during periods of extreme weather or </w:t>
      </w:r>
      <w:proofErr w:type="spellStart"/>
      <w:r w:rsidR="00F266E5" w:rsidRPr="00F266E5">
        <w:rPr>
          <w:rFonts w:ascii="Arial" w:hAnsi="Arial" w:cs="Arial"/>
        </w:rPr>
        <w:t>Dunkelflaute</w:t>
      </w:r>
      <w:proofErr w:type="spellEnd"/>
      <w:r w:rsidR="00F266E5" w:rsidRPr="00F266E5">
        <w:rPr>
          <w:rFonts w:ascii="Arial" w:hAnsi="Arial" w:cs="Arial"/>
        </w:rPr>
        <w:t xml:space="preserve"> events, when electricity supply from </w:t>
      </w:r>
      <w:proofErr w:type="spellStart"/>
      <w:r w:rsidR="00F266E5" w:rsidRPr="00F266E5">
        <w:rPr>
          <w:rFonts w:ascii="Arial" w:hAnsi="Arial" w:cs="Arial"/>
        </w:rPr>
        <w:t>vRES</w:t>
      </w:r>
      <w:proofErr w:type="spellEnd"/>
      <w:r w:rsidR="00F266E5" w:rsidRPr="00F266E5">
        <w:rPr>
          <w:rFonts w:ascii="Arial" w:hAnsi="Arial" w:cs="Arial"/>
        </w:rPr>
        <w:t xml:space="preserve"> may be constrained.</w:t>
      </w:r>
    </w:p>
    <w:p w14:paraId="2FEFF476" w14:textId="186BBD3C" w:rsidR="00D113E6" w:rsidRDefault="00D113E6" w:rsidP="00810C44">
      <w:pPr>
        <w:jc w:val="left"/>
        <w:rPr>
          <w:rFonts w:ascii="Arial" w:hAnsi="Arial" w:cs="Arial"/>
        </w:rPr>
      </w:pPr>
      <w:r w:rsidRPr="00D113E6">
        <w:rPr>
          <w:rFonts w:ascii="Arial" w:hAnsi="Arial" w:cs="Arial"/>
        </w:rPr>
        <w:t>As gas grids decarbonize</w:t>
      </w:r>
      <w:r>
        <w:rPr>
          <w:rFonts w:ascii="Arial" w:hAnsi="Arial" w:cs="Arial" w:hint="eastAsia"/>
        </w:rPr>
        <w:t xml:space="preserve"> </w:t>
      </w:r>
      <w:r>
        <w:rPr>
          <w:rFonts w:ascii="Arial" w:hAnsi="Arial" w:cs="Arial"/>
        </w:rPr>
        <w:t>–</w:t>
      </w:r>
      <w:r>
        <w:rPr>
          <w:rFonts w:ascii="Arial" w:hAnsi="Arial" w:cs="Arial" w:hint="eastAsia"/>
        </w:rPr>
        <w:t xml:space="preserve"> </w:t>
      </w:r>
      <w:r w:rsidRPr="00D113E6">
        <w:rPr>
          <w:rFonts w:ascii="Arial" w:hAnsi="Arial" w:cs="Arial"/>
        </w:rPr>
        <w:t xml:space="preserve">through the gradual introduction of </w:t>
      </w:r>
      <w:r w:rsidRPr="004C7643">
        <w:rPr>
          <w:rFonts w:ascii="Arial" w:hAnsi="Arial" w:cs="Arial"/>
          <w:highlight w:val="yellow"/>
        </w:rPr>
        <w:t>green hydrogen and RNG</w:t>
      </w:r>
      <w:r w:rsidRPr="00D113E6">
        <w:rPr>
          <w:rFonts w:ascii="Arial" w:hAnsi="Arial" w:cs="Arial" w:hint="eastAsia"/>
        </w:rPr>
        <w:t xml:space="preserve"> </w:t>
      </w:r>
      <w:r w:rsidRPr="00D113E6">
        <w:rPr>
          <w:rFonts w:ascii="Arial" w:hAnsi="Arial" w:cs="Arial"/>
        </w:rPr>
        <w:t>–</w:t>
      </w:r>
      <w:r w:rsidRPr="00D113E6">
        <w:rPr>
          <w:rFonts w:ascii="Arial" w:hAnsi="Arial" w:cs="Arial" w:hint="eastAsia"/>
        </w:rPr>
        <w:t xml:space="preserve"> </w:t>
      </w:r>
      <w:proofErr w:type="spellStart"/>
      <w:r w:rsidRPr="00D113E6">
        <w:rPr>
          <w:rFonts w:ascii="Arial" w:hAnsi="Arial" w:cs="Arial"/>
        </w:rPr>
        <w:t>linepack</w:t>
      </w:r>
      <w:proofErr w:type="spellEnd"/>
      <w:r w:rsidRPr="00D113E6">
        <w:rPr>
          <w:rFonts w:ascii="Arial" w:hAnsi="Arial" w:cs="Arial" w:hint="eastAsia"/>
        </w:rPr>
        <w:t xml:space="preserve"> </w:t>
      </w:r>
      <w:r w:rsidRPr="00D113E6">
        <w:rPr>
          <w:rFonts w:ascii="Arial" w:hAnsi="Arial" w:cs="Arial"/>
        </w:rPr>
        <w:t xml:space="preserve">is expected to </w:t>
      </w:r>
      <w:r w:rsidRPr="00D113E6">
        <w:rPr>
          <w:rFonts w:ascii="Arial" w:hAnsi="Arial" w:cs="Arial" w:hint="eastAsia"/>
        </w:rPr>
        <w:t>play</w:t>
      </w:r>
      <w:r w:rsidRPr="00D113E6">
        <w:rPr>
          <w:rFonts w:ascii="Arial" w:hAnsi="Arial" w:cs="Arial"/>
        </w:rPr>
        <w:t xml:space="preserve"> an increasingly important role in transporting and storing low-carbon gases, thereby </w:t>
      </w:r>
      <w:r w:rsidRPr="004C7643">
        <w:rPr>
          <w:rFonts w:ascii="Arial" w:hAnsi="Arial" w:cs="Arial"/>
          <w:highlight w:val="yellow"/>
        </w:rPr>
        <w:t>facilitating sector coupling between electricity and gas systems</w:t>
      </w:r>
      <w:r w:rsidRPr="00D113E6">
        <w:rPr>
          <w:rFonts w:ascii="Arial" w:hAnsi="Arial" w:cs="Arial"/>
        </w:rPr>
        <w:t xml:space="preserve">. </w:t>
      </w:r>
      <w:proofErr w:type="gramStart"/>
      <w:r w:rsidRPr="00D113E6">
        <w:rPr>
          <w:rFonts w:ascii="Arial" w:hAnsi="Arial" w:cs="Arial"/>
        </w:rPr>
        <w:t>In particular, it</w:t>
      </w:r>
      <w:proofErr w:type="gramEnd"/>
      <w:r w:rsidRPr="00D113E6">
        <w:rPr>
          <w:rFonts w:ascii="Arial" w:hAnsi="Arial" w:cs="Arial"/>
        </w:rPr>
        <w:t xml:space="preserve"> can absorb and store excess renewable electricity indirectly via P2G conversion and redistribute this energy through the gas network as needed.</w:t>
      </w:r>
    </w:p>
    <w:p w14:paraId="2EB147AD" w14:textId="12CEADF8" w:rsidR="00D113E6" w:rsidRPr="00466199" w:rsidRDefault="00652D7F" w:rsidP="00810C44">
      <w:pPr>
        <w:jc w:val="left"/>
        <w:rPr>
          <w:rFonts w:ascii="Arial" w:hAnsi="Arial" w:cs="Arial"/>
        </w:rPr>
      </w:pPr>
      <w:r w:rsidRPr="00652D7F">
        <w:rPr>
          <w:rFonts w:ascii="Arial" w:hAnsi="Arial" w:cs="Arial"/>
        </w:rPr>
        <w:t xml:space="preserve">Due to its high technical maturity, embedded system availability, and low marginal cost, </w:t>
      </w:r>
      <w:proofErr w:type="spellStart"/>
      <w:r w:rsidRPr="00652D7F">
        <w:rPr>
          <w:rFonts w:ascii="Arial" w:hAnsi="Arial" w:cs="Arial"/>
        </w:rPr>
        <w:t>linepack</w:t>
      </w:r>
      <w:proofErr w:type="spellEnd"/>
      <w:r w:rsidRPr="00652D7F">
        <w:rPr>
          <w:rFonts w:ascii="Arial" w:hAnsi="Arial" w:cs="Arial"/>
        </w:rPr>
        <w:t xml:space="preserve"> serves as an efficient and cost-effective buffering mechanism that complements other flexibility solutions such as </w:t>
      </w:r>
      <w:r w:rsidRPr="004C7643">
        <w:rPr>
          <w:rFonts w:ascii="Arial" w:hAnsi="Arial" w:cs="Arial"/>
          <w:highlight w:val="yellow"/>
        </w:rPr>
        <w:t>hydrogen electrolysis</w:t>
      </w:r>
      <w:r w:rsidRPr="00652D7F">
        <w:rPr>
          <w:rFonts w:ascii="Arial" w:hAnsi="Arial" w:cs="Arial"/>
        </w:rPr>
        <w:t xml:space="preserve"> and </w:t>
      </w:r>
      <w:r w:rsidRPr="004C7643">
        <w:rPr>
          <w:rFonts w:ascii="Arial" w:hAnsi="Arial" w:cs="Arial"/>
          <w:highlight w:val="yellow"/>
        </w:rPr>
        <w:t>P2X conversions</w:t>
      </w:r>
      <w:r w:rsidRPr="00652D7F">
        <w:rPr>
          <w:rFonts w:ascii="Arial" w:hAnsi="Arial" w:cs="Arial"/>
        </w:rPr>
        <w:t xml:space="preserve">. By </w:t>
      </w:r>
      <w:r w:rsidRPr="004C7643">
        <w:rPr>
          <w:rFonts w:ascii="Arial" w:hAnsi="Arial" w:cs="Arial"/>
          <w:highlight w:val="yellow"/>
        </w:rPr>
        <w:t>smoothing mismatches between intermittent renewable generation and dynamic end-use demand</w:t>
      </w:r>
      <w:r w:rsidRPr="00652D7F">
        <w:rPr>
          <w:rFonts w:ascii="Arial" w:hAnsi="Arial" w:cs="Arial"/>
        </w:rPr>
        <w:t xml:space="preserve">, gas networks and </w:t>
      </w:r>
      <w:proofErr w:type="spellStart"/>
      <w:r w:rsidRPr="00652D7F">
        <w:rPr>
          <w:rFonts w:ascii="Arial" w:hAnsi="Arial" w:cs="Arial"/>
        </w:rPr>
        <w:t>linepack</w:t>
      </w:r>
      <w:proofErr w:type="spellEnd"/>
      <w:r w:rsidRPr="00652D7F">
        <w:rPr>
          <w:rFonts w:ascii="Arial" w:hAnsi="Arial" w:cs="Arial"/>
        </w:rPr>
        <w:t xml:space="preserve"> enhance the resilience, affordability, and reliability of integrated clean energy systems.</w:t>
      </w:r>
    </w:p>
    <w:p w14:paraId="65BDF364" w14:textId="15FE8DDE" w:rsidR="00FD30DD" w:rsidRPr="00FD30DD" w:rsidRDefault="00FD30DD" w:rsidP="00810C44">
      <w:pPr>
        <w:jc w:val="left"/>
        <w:rPr>
          <w:rFonts w:ascii="Arial" w:hAnsi="Arial" w:cs="Arial"/>
          <w:b/>
          <w:bCs/>
        </w:rPr>
      </w:pPr>
      <w:r w:rsidRPr="00FD30DD">
        <w:rPr>
          <w:rFonts w:ascii="Arial" w:hAnsi="Arial" w:cs="Arial" w:hint="eastAsia"/>
          <w:b/>
          <w:bCs/>
        </w:rPr>
        <w:t>D</w:t>
      </w:r>
      <w:r w:rsidRPr="00FD30DD">
        <w:rPr>
          <w:rFonts w:ascii="Arial" w:hAnsi="Arial" w:cs="Arial"/>
          <w:b/>
          <w:bCs/>
        </w:rPr>
        <w:t xml:space="preserve">istrict heating with thermal </w:t>
      </w:r>
      <w:r w:rsidR="00FF5CDB">
        <w:rPr>
          <w:rFonts w:ascii="Arial" w:hAnsi="Arial" w:cs="Arial" w:hint="eastAsia"/>
          <w:b/>
          <w:bCs/>
        </w:rPr>
        <w:t xml:space="preserve">energy </w:t>
      </w:r>
      <w:r w:rsidRPr="00FD30DD">
        <w:rPr>
          <w:rFonts w:ascii="Arial" w:hAnsi="Arial" w:cs="Arial"/>
          <w:b/>
          <w:bCs/>
        </w:rPr>
        <w:t>storage</w:t>
      </w:r>
      <w:r>
        <w:rPr>
          <w:rFonts w:ascii="Arial" w:hAnsi="Arial" w:cs="Arial" w:hint="eastAsia"/>
          <w:b/>
          <w:bCs/>
        </w:rPr>
        <w:t xml:space="preserve"> [</w:t>
      </w:r>
      <w:r w:rsidR="00712347">
        <w:rPr>
          <w:rFonts w:ascii="Arial" w:hAnsi="Arial" w:cs="Arial" w:hint="eastAsia"/>
          <w:b/>
          <w:bCs/>
        </w:rPr>
        <w:t>3</w:t>
      </w:r>
      <w:r w:rsidR="009C2E74">
        <w:rPr>
          <w:rFonts w:ascii="Arial" w:hAnsi="Arial" w:cs="Arial" w:hint="eastAsia"/>
          <w:b/>
          <w:bCs/>
        </w:rPr>
        <w:t>6</w:t>
      </w:r>
      <w:r w:rsidR="00712347">
        <w:rPr>
          <w:rFonts w:ascii="Arial" w:hAnsi="Arial" w:cs="Arial" w:hint="eastAsia"/>
          <w:b/>
          <w:bCs/>
        </w:rPr>
        <w:t>1</w:t>
      </w:r>
      <w:r>
        <w:rPr>
          <w:rFonts w:ascii="Arial" w:hAnsi="Arial" w:cs="Arial" w:hint="eastAsia"/>
          <w:b/>
          <w:bCs/>
        </w:rPr>
        <w:t>]</w:t>
      </w:r>
    </w:p>
    <w:p w14:paraId="161C65E3" w14:textId="77777777" w:rsidR="00303782" w:rsidRDefault="003C4E23" w:rsidP="003C4E23">
      <w:pPr>
        <w:jc w:val="left"/>
        <w:rPr>
          <w:rFonts w:ascii="Arial" w:hAnsi="Arial" w:cs="Arial"/>
          <w:color w:val="000000" w:themeColor="text1"/>
        </w:rPr>
      </w:pPr>
      <w:r w:rsidRPr="00303782">
        <w:rPr>
          <w:rFonts w:ascii="Arial" w:hAnsi="Arial" w:cs="Arial"/>
          <w:color w:val="000000" w:themeColor="text1"/>
        </w:rPr>
        <w:t>District heating systems</w:t>
      </w:r>
      <w:r w:rsidR="00217090" w:rsidRPr="00443FB4">
        <w:rPr>
          <w:rFonts w:ascii="Arial" w:hAnsi="Arial" w:cs="Arial" w:hint="eastAsia"/>
          <w:color w:val="000000" w:themeColor="text1"/>
        </w:rPr>
        <w:t>, when</w:t>
      </w:r>
      <w:r w:rsidRPr="00443FB4">
        <w:rPr>
          <w:rFonts w:ascii="Arial" w:hAnsi="Arial" w:cs="Arial"/>
          <w:color w:val="000000" w:themeColor="text1"/>
        </w:rPr>
        <w:t xml:space="preserve"> integrated with </w:t>
      </w:r>
      <w:r w:rsidRPr="00303782">
        <w:rPr>
          <w:rFonts w:ascii="Arial" w:hAnsi="Arial" w:cs="Arial"/>
          <w:color w:val="000000" w:themeColor="text1"/>
        </w:rPr>
        <w:t>TES</w:t>
      </w:r>
      <w:r w:rsidR="00217090" w:rsidRPr="00443FB4">
        <w:rPr>
          <w:rFonts w:ascii="Arial" w:hAnsi="Arial" w:cs="Arial" w:hint="eastAsia"/>
          <w:color w:val="000000" w:themeColor="text1"/>
        </w:rPr>
        <w:t>, provide</w:t>
      </w:r>
      <w:r w:rsidRPr="00443FB4">
        <w:rPr>
          <w:rFonts w:ascii="Arial" w:hAnsi="Arial" w:cs="Arial"/>
          <w:color w:val="000000" w:themeColor="text1"/>
        </w:rPr>
        <w:t xml:space="preserve"> a </w:t>
      </w:r>
      <w:r w:rsidR="00443FB4">
        <w:rPr>
          <w:rFonts w:ascii="Arial" w:hAnsi="Arial" w:cs="Arial" w:hint="eastAsia"/>
          <w:color w:val="000000" w:themeColor="text1"/>
        </w:rPr>
        <w:t xml:space="preserve">highly </w:t>
      </w:r>
      <w:r w:rsidR="00217090" w:rsidRPr="00443FB4">
        <w:rPr>
          <w:rFonts w:ascii="Arial" w:hAnsi="Arial" w:cs="Arial"/>
          <w:color w:val="000000" w:themeColor="text1"/>
        </w:rPr>
        <w:t>scalable</w:t>
      </w:r>
      <w:r w:rsidR="00217090" w:rsidRPr="00303782">
        <w:rPr>
          <w:rFonts w:ascii="Arial" w:hAnsi="Arial" w:cs="Arial"/>
          <w:color w:val="000000" w:themeColor="text1"/>
        </w:rPr>
        <w:t xml:space="preserve"> and cost-effective </w:t>
      </w:r>
      <w:r w:rsidRPr="00303782">
        <w:rPr>
          <w:rFonts w:ascii="Arial" w:hAnsi="Arial" w:cs="Arial"/>
          <w:color w:val="000000" w:themeColor="text1"/>
        </w:rPr>
        <w:t xml:space="preserve">source of flexibility by </w:t>
      </w:r>
      <w:r w:rsidR="00D874D9" w:rsidRPr="00303782">
        <w:rPr>
          <w:rFonts w:ascii="Arial" w:hAnsi="Arial" w:cs="Arial"/>
          <w:color w:val="000000" w:themeColor="text1"/>
          <w:highlight w:val="yellow"/>
        </w:rPr>
        <w:t xml:space="preserve">decoupling heat production from </w:t>
      </w:r>
      <w:r w:rsidR="00D12F81" w:rsidRPr="00303782">
        <w:rPr>
          <w:rFonts w:ascii="Arial" w:hAnsi="Arial" w:cs="Arial" w:hint="eastAsia"/>
          <w:color w:val="000000" w:themeColor="text1"/>
          <w:highlight w:val="yellow"/>
        </w:rPr>
        <w:t>consumption</w:t>
      </w:r>
      <w:r w:rsidRPr="00303782">
        <w:rPr>
          <w:rFonts w:ascii="Arial" w:hAnsi="Arial" w:cs="Arial"/>
          <w:color w:val="000000" w:themeColor="text1"/>
        </w:rPr>
        <w:t xml:space="preserve">. These systems </w:t>
      </w:r>
      <w:r w:rsidRPr="00303782">
        <w:rPr>
          <w:rFonts w:ascii="Arial" w:hAnsi="Arial" w:cs="Arial"/>
          <w:color w:val="000000" w:themeColor="text1"/>
          <w:highlight w:val="yellow"/>
        </w:rPr>
        <w:t xml:space="preserve">distribute </w:t>
      </w:r>
      <w:r w:rsidR="00303782" w:rsidRPr="00303782">
        <w:rPr>
          <w:rFonts w:ascii="Arial" w:hAnsi="Arial" w:cs="Arial"/>
          <w:highlight w:val="yellow"/>
        </w:rPr>
        <w:t>thermal energy</w:t>
      </w:r>
      <w:r w:rsidR="00FF5CDB" w:rsidRPr="00303782">
        <w:rPr>
          <w:rFonts w:ascii="Arial" w:hAnsi="Arial" w:cs="Arial" w:hint="eastAsia"/>
          <w:color w:val="000000" w:themeColor="text1"/>
        </w:rPr>
        <w:t xml:space="preserve"> </w:t>
      </w:r>
      <w:r w:rsidR="00FF5CDB" w:rsidRPr="00303782">
        <w:rPr>
          <w:rFonts w:ascii="Arial" w:hAnsi="Arial" w:cs="Arial"/>
          <w:color w:val="000000" w:themeColor="text1"/>
        </w:rPr>
        <w:t>–</w:t>
      </w:r>
      <w:r w:rsidR="00FF5CDB" w:rsidRPr="00303782">
        <w:rPr>
          <w:rFonts w:ascii="Arial" w:hAnsi="Arial" w:cs="Arial" w:hint="eastAsia"/>
          <w:color w:val="000000" w:themeColor="text1"/>
        </w:rPr>
        <w:t xml:space="preserve"> </w:t>
      </w:r>
      <w:r w:rsidR="00303782" w:rsidRPr="00303782">
        <w:rPr>
          <w:rFonts w:ascii="Arial" w:hAnsi="Arial" w:cs="Arial"/>
        </w:rPr>
        <w:t>typically</w:t>
      </w:r>
      <w:r w:rsidR="00374F01" w:rsidRPr="00303782">
        <w:rPr>
          <w:rFonts w:ascii="Arial" w:hAnsi="Arial" w:cs="Arial" w:hint="eastAsia"/>
          <w:color w:val="000000" w:themeColor="text1"/>
        </w:rPr>
        <w:t xml:space="preserve"> </w:t>
      </w:r>
      <w:r w:rsidRPr="00303782">
        <w:rPr>
          <w:rFonts w:ascii="Arial" w:hAnsi="Arial" w:cs="Arial"/>
          <w:color w:val="000000" w:themeColor="text1"/>
        </w:rPr>
        <w:t xml:space="preserve">from </w:t>
      </w:r>
      <w:r w:rsidR="00AD47ED" w:rsidRPr="00303782">
        <w:rPr>
          <w:rFonts w:ascii="Arial" w:hAnsi="Arial" w:cs="Arial"/>
          <w:color w:val="000000" w:themeColor="text1"/>
        </w:rPr>
        <w:t xml:space="preserve">low-carbon </w:t>
      </w:r>
      <w:r w:rsidR="00303782" w:rsidRPr="00303782">
        <w:rPr>
          <w:rFonts w:ascii="Arial" w:hAnsi="Arial" w:cs="Arial"/>
        </w:rPr>
        <w:t>sources</w:t>
      </w:r>
      <w:r w:rsidR="00303782" w:rsidRPr="00303782">
        <w:rPr>
          <w:rFonts w:ascii="Arial" w:hAnsi="Arial" w:cs="Arial"/>
          <w:color w:val="000000" w:themeColor="text1"/>
        </w:rPr>
        <w:t xml:space="preserve"> </w:t>
      </w:r>
      <w:r w:rsidR="00AD47ED" w:rsidRPr="00303782">
        <w:rPr>
          <w:rFonts w:ascii="Arial" w:hAnsi="Arial" w:cs="Arial"/>
          <w:color w:val="000000" w:themeColor="text1"/>
        </w:rPr>
        <w:t>such as large-scale heat pumps, geothermal</w:t>
      </w:r>
      <w:r w:rsidR="00374F01" w:rsidRPr="00303782">
        <w:rPr>
          <w:rFonts w:ascii="Arial" w:hAnsi="Arial" w:cs="Arial" w:hint="eastAsia"/>
          <w:color w:val="000000" w:themeColor="text1"/>
        </w:rPr>
        <w:t xml:space="preserve"> </w:t>
      </w:r>
      <w:r w:rsidR="00303782" w:rsidRPr="00303782">
        <w:rPr>
          <w:rFonts w:ascii="Arial" w:hAnsi="Arial" w:cs="Arial"/>
        </w:rPr>
        <w:t>systems</w:t>
      </w:r>
      <w:r w:rsidR="00AD47ED" w:rsidRPr="00303782">
        <w:rPr>
          <w:rFonts w:ascii="Arial" w:hAnsi="Arial" w:cs="Arial"/>
          <w:color w:val="000000" w:themeColor="text1"/>
        </w:rPr>
        <w:t>, or industrial waste heat</w:t>
      </w:r>
      <w:r w:rsidR="00FF5CDB" w:rsidRPr="00303782">
        <w:rPr>
          <w:rFonts w:ascii="Arial" w:hAnsi="Arial" w:cs="Arial" w:hint="eastAsia"/>
          <w:color w:val="000000" w:themeColor="text1"/>
        </w:rPr>
        <w:t xml:space="preserve"> </w:t>
      </w:r>
      <w:r w:rsidR="00FF5CDB" w:rsidRPr="00303782">
        <w:rPr>
          <w:rFonts w:ascii="Arial" w:hAnsi="Arial" w:cs="Arial"/>
          <w:color w:val="000000" w:themeColor="text1"/>
        </w:rPr>
        <w:t>–</w:t>
      </w:r>
      <w:r w:rsidR="00FF5CDB" w:rsidRPr="00303782">
        <w:rPr>
          <w:rFonts w:ascii="Arial" w:hAnsi="Arial" w:cs="Arial" w:hint="eastAsia"/>
          <w:color w:val="000000" w:themeColor="text1"/>
        </w:rPr>
        <w:t xml:space="preserve"> </w:t>
      </w:r>
      <w:r w:rsidRPr="00303782">
        <w:rPr>
          <w:rFonts w:ascii="Arial" w:hAnsi="Arial" w:cs="Arial"/>
          <w:color w:val="000000" w:themeColor="text1"/>
          <w:highlight w:val="yellow"/>
        </w:rPr>
        <w:t>through</w:t>
      </w:r>
      <w:r w:rsidR="00FF5CDB" w:rsidRPr="00303782">
        <w:rPr>
          <w:rFonts w:ascii="Arial" w:hAnsi="Arial" w:cs="Arial" w:hint="eastAsia"/>
          <w:color w:val="000000" w:themeColor="text1"/>
          <w:highlight w:val="yellow"/>
        </w:rPr>
        <w:t xml:space="preserve"> </w:t>
      </w:r>
      <w:r w:rsidRPr="00303782">
        <w:rPr>
          <w:rFonts w:ascii="Arial" w:hAnsi="Arial" w:cs="Arial"/>
          <w:color w:val="000000" w:themeColor="text1"/>
          <w:highlight w:val="yellow"/>
        </w:rPr>
        <w:t xml:space="preserve">insulated </w:t>
      </w:r>
      <w:r w:rsidR="00AD47ED" w:rsidRPr="00303782">
        <w:rPr>
          <w:rFonts w:ascii="Arial" w:hAnsi="Arial" w:cs="Arial"/>
          <w:color w:val="000000" w:themeColor="text1"/>
          <w:highlight w:val="yellow"/>
        </w:rPr>
        <w:t xml:space="preserve">pipelines </w:t>
      </w:r>
      <w:r w:rsidRPr="00303782">
        <w:rPr>
          <w:rFonts w:ascii="Arial" w:hAnsi="Arial" w:cs="Arial"/>
          <w:color w:val="000000" w:themeColor="text1"/>
          <w:highlight w:val="yellow"/>
        </w:rPr>
        <w:t>to</w:t>
      </w:r>
      <w:r w:rsidR="00325C25" w:rsidRPr="00303782">
        <w:rPr>
          <w:rFonts w:ascii="Arial" w:hAnsi="Arial" w:cs="Arial" w:hint="eastAsia"/>
          <w:color w:val="000000" w:themeColor="text1"/>
          <w:highlight w:val="yellow"/>
        </w:rPr>
        <w:t xml:space="preserve"> </w:t>
      </w:r>
      <w:r w:rsidR="00303782" w:rsidRPr="00303782">
        <w:rPr>
          <w:rFonts w:ascii="Arial" w:hAnsi="Arial" w:cs="Arial"/>
          <w:highlight w:val="yellow"/>
        </w:rPr>
        <w:t xml:space="preserve">supply </w:t>
      </w:r>
      <w:r w:rsidRPr="00303782">
        <w:rPr>
          <w:rFonts w:ascii="Arial" w:hAnsi="Arial" w:cs="Arial"/>
          <w:color w:val="000000" w:themeColor="text1"/>
          <w:highlight w:val="yellow"/>
        </w:rPr>
        <w:t xml:space="preserve">residential, commercial, or industrial </w:t>
      </w:r>
      <w:r w:rsidR="00AD47ED" w:rsidRPr="00303782">
        <w:rPr>
          <w:rFonts w:ascii="Arial" w:hAnsi="Arial" w:cs="Arial"/>
          <w:color w:val="000000" w:themeColor="text1"/>
          <w:highlight w:val="yellow"/>
        </w:rPr>
        <w:t>users</w:t>
      </w:r>
      <w:r w:rsidRPr="00303782">
        <w:rPr>
          <w:rFonts w:ascii="Arial" w:hAnsi="Arial" w:cs="Arial"/>
          <w:color w:val="000000" w:themeColor="text1"/>
        </w:rPr>
        <w:t xml:space="preserve">. When coupled with </w:t>
      </w:r>
      <w:r w:rsidR="00FF5CDB" w:rsidRPr="00303782">
        <w:rPr>
          <w:rFonts w:ascii="Arial" w:hAnsi="Arial" w:cs="Arial" w:hint="eastAsia"/>
          <w:color w:val="000000" w:themeColor="text1"/>
        </w:rPr>
        <w:t>TES</w:t>
      </w:r>
      <w:r w:rsidR="00B906AC" w:rsidRPr="00303782">
        <w:rPr>
          <w:rFonts w:ascii="Arial" w:hAnsi="Arial" w:cs="Arial" w:hint="eastAsia"/>
          <w:color w:val="000000" w:themeColor="text1"/>
        </w:rPr>
        <w:t xml:space="preserve"> </w:t>
      </w:r>
      <w:r w:rsidR="00325C25" w:rsidRPr="00303782">
        <w:rPr>
          <w:rFonts w:ascii="Arial" w:hAnsi="Arial" w:cs="Arial" w:hint="eastAsia"/>
          <w:color w:val="000000" w:themeColor="text1"/>
        </w:rPr>
        <w:t>units</w:t>
      </w:r>
      <w:r w:rsidR="00AD47ED" w:rsidRPr="00303782">
        <w:rPr>
          <w:rFonts w:ascii="Arial" w:hAnsi="Arial" w:cs="Arial"/>
          <w:color w:val="000000" w:themeColor="text1"/>
        </w:rPr>
        <w:t xml:space="preserve"> like </w:t>
      </w:r>
      <w:r w:rsidR="00303782" w:rsidRPr="00303782">
        <w:rPr>
          <w:rFonts w:ascii="Arial" w:hAnsi="Arial" w:cs="Arial"/>
        </w:rPr>
        <w:t xml:space="preserve">stratified </w:t>
      </w:r>
      <w:r w:rsidR="00AD47ED" w:rsidRPr="00303782">
        <w:rPr>
          <w:rFonts w:ascii="Arial" w:hAnsi="Arial" w:cs="Arial"/>
          <w:color w:val="000000" w:themeColor="text1"/>
        </w:rPr>
        <w:t xml:space="preserve">hot water tanks or molten salt </w:t>
      </w:r>
      <w:r w:rsidR="00EF6567" w:rsidRPr="00303782">
        <w:rPr>
          <w:rFonts w:ascii="Arial" w:hAnsi="Arial" w:cs="Arial"/>
          <w:color w:val="000000" w:themeColor="text1"/>
        </w:rPr>
        <w:t>reservoirs</w:t>
      </w:r>
      <w:r w:rsidRPr="00303782">
        <w:rPr>
          <w:rFonts w:ascii="Arial" w:hAnsi="Arial" w:cs="Arial"/>
          <w:color w:val="000000" w:themeColor="text1"/>
        </w:rPr>
        <w:t xml:space="preserve">, </w:t>
      </w:r>
      <w:r w:rsidR="00EF6567" w:rsidRPr="00303782">
        <w:rPr>
          <w:rFonts w:ascii="Arial" w:hAnsi="Arial" w:cs="Arial" w:hint="eastAsia"/>
          <w:color w:val="000000" w:themeColor="text1"/>
        </w:rPr>
        <w:t>d</w:t>
      </w:r>
      <w:r w:rsidR="00EF6567" w:rsidRPr="00303782">
        <w:rPr>
          <w:rFonts w:ascii="Arial" w:hAnsi="Arial" w:cs="Arial"/>
          <w:color w:val="000000" w:themeColor="text1"/>
        </w:rPr>
        <w:t xml:space="preserve">istrict heating </w:t>
      </w:r>
      <w:r w:rsidRPr="00303782">
        <w:rPr>
          <w:rFonts w:ascii="Arial" w:hAnsi="Arial" w:cs="Arial"/>
          <w:color w:val="000000" w:themeColor="text1"/>
        </w:rPr>
        <w:t xml:space="preserve">can absorb </w:t>
      </w:r>
      <w:r w:rsidR="00EF6567" w:rsidRPr="00303782">
        <w:rPr>
          <w:rFonts w:ascii="Arial" w:hAnsi="Arial" w:cs="Arial" w:hint="eastAsia"/>
          <w:color w:val="000000" w:themeColor="text1"/>
        </w:rPr>
        <w:t>surplus renewable</w:t>
      </w:r>
      <w:r w:rsidRPr="00303782">
        <w:rPr>
          <w:rFonts w:ascii="Arial" w:hAnsi="Arial" w:cs="Arial"/>
          <w:color w:val="000000" w:themeColor="text1"/>
        </w:rPr>
        <w:t xml:space="preserve"> electricity </w:t>
      </w:r>
      <w:r w:rsidR="00303782" w:rsidRPr="00303782">
        <w:rPr>
          <w:rFonts w:ascii="Arial" w:hAnsi="Arial" w:cs="Arial"/>
        </w:rPr>
        <w:t xml:space="preserve">through </w:t>
      </w:r>
      <w:r w:rsidR="00FF5CDB" w:rsidRPr="00303782">
        <w:rPr>
          <w:rFonts w:ascii="Arial" w:hAnsi="Arial" w:cs="Arial" w:hint="eastAsia"/>
          <w:color w:val="000000" w:themeColor="text1"/>
        </w:rPr>
        <w:t>P2H</w:t>
      </w:r>
      <w:r w:rsidRPr="00303782">
        <w:rPr>
          <w:rFonts w:ascii="Arial" w:hAnsi="Arial" w:cs="Arial"/>
          <w:color w:val="000000" w:themeColor="text1"/>
        </w:rPr>
        <w:t xml:space="preserve"> conversion during periods of low demand or high </w:t>
      </w:r>
      <w:proofErr w:type="spellStart"/>
      <w:r w:rsidR="00303782" w:rsidRPr="00303782">
        <w:rPr>
          <w:rFonts w:ascii="Arial" w:hAnsi="Arial" w:cs="Arial"/>
        </w:rPr>
        <w:t>vRES</w:t>
      </w:r>
      <w:proofErr w:type="spellEnd"/>
      <w:r w:rsidR="00303782" w:rsidRPr="00303782">
        <w:rPr>
          <w:rFonts w:ascii="Arial" w:hAnsi="Arial" w:cs="Arial"/>
        </w:rPr>
        <w:t xml:space="preserve"> </w:t>
      </w:r>
      <w:proofErr w:type="gramStart"/>
      <w:r w:rsidR="004E3D16" w:rsidRPr="00303782">
        <w:rPr>
          <w:rFonts w:ascii="Arial" w:hAnsi="Arial" w:cs="Arial" w:hint="eastAsia"/>
          <w:color w:val="000000" w:themeColor="text1"/>
        </w:rPr>
        <w:t>generation,</w:t>
      </w:r>
      <w:r w:rsidRPr="00303782">
        <w:rPr>
          <w:rFonts w:ascii="Arial" w:hAnsi="Arial" w:cs="Arial"/>
          <w:color w:val="000000" w:themeColor="text1"/>
        </w:rPr>
        <w:t xml:space="preserve"> and</w:t>
      </w:r>
      <w:proofErr w:type="gramEnd"/>
      <w:r w:rsidR="00252488" w:rsidRPr="00303782">
        <w:rPr>
          <w:rFonts w:ascii="Arial" w:hAnsi="Arial" w:cs="Arial"/>
          <w:color w:val="000000" w:themeColor="text1"/>
        </w:rPr>
        <w:t xml:space="preserve"> store the heat for </w:t>
      </w:r>
      <w:r w:rsidR="00303782" w:rsidRPr="00303782">
        <w:rPr>
          <w:rFonts w:ascii="Arial" w:hAnsi="Arial" w:cs="Arial"/>
        </w:rPr>
        <w:t>use hours or days later</w:t>
      </w:r>
      <w:r w:rsidRPr="00303782">
        <w:rPr>
          <w:rFonts w:ascii="Arial" w:hAnsi="Arial" w:cs="Arial"/>
          <w:color w:val="000000" w:themeColor="text1"/>
        </w:rPr>
        <w:t>.</w:t>
      </w:r>
      <w:r w:rsidR="00B71685" w:rsidRPr="00303782">
        <w:rPr>
          <w:rFonts w:ascii="Arial" w:hAnsi="Arial" w:cs="Arial" w:hint="eastAsia"/>
          <w:color w:val="000000" w:themeColor="text1"/>
        </w:rPr>
        <w:t xml:space="preserve"> </w:t>
      </w:r>
    </w:p>
    <w:p w14:paraId="1C0C8ABD" w14:textId="186083C2" w:rsidR="00303782" w:rsidRPr="00303782" w:rsidRDefault="00303782" w:rsidP="003C4E23">
      <w:pPr>
        <w:jc w:val="left"/>
        <w:rPr>
          <w:rFonts w:ascii="Arial" w:hAnsi="Arial" w:cs="Arial"/>
          <w:color w:val="000000" w:themeColor="text1"/>
        </w:rPr>
      </w:pPr>
      <w:r w:rsidRPr="00303782">
        <w:rPr>
          <w:rFonts w:ascii="Arial" w:hAnsi="Arial" w:cs="Arial"/>
          <w:color w:val="000000" w:themeColor="text1"/>
        </w:rPr>
        <w:t xml:space="preserve">TES systems typically offer </w:t>
      </w:r>
      <w:r w:rsidRPr="00303782">
        <w:rPr>
          <w:rFonts w:ascii="Arial" w:hAnsi="Arial" w:cs="Arial"/>
          <w:color w:val="000000" w:themeColor="text1"/>
          <w:highlight w:val="green"/>
        </w:rPr>
        <w:t>response speeds from minutes to hours</w:t>
      </w:r>
      <w:r w:rsidRPr="00303782">
        <w:rPr>
          <w:rFonts w:ascii="Arial" w:hAnsi="Arial" w:cs="Arial"/>
          <w:color w:val="000000" w:themeColor="text1"/>
        </w:rPr>
        <w:t xml:space="preserve"> and </w:t>
      </w:r>
      <w:r w:rsidRPr="00303782">
        <w:rPr>
          <w:rFonts w:ascii="Arial" w:hAnsi="Arial" w:cs="Arial"/>
          <w:color w:val="000000" w:themeColor="text1"/>
          <w:highlight w:val="green"/>
        </w:rPr>
        <w:t>operational durations spanning several hours to multiple days</w:t>
      </w:r>
      <w:r w:rsidRPr="00303782">
        <w:rPr>
          <w:rFonts w:ascii="Arial" w:hAnsi="Arial" w:cs="Arial"/>
          <w:color w:val="000000" w:themeColor="text1"/>
        </w:rPr>
        <w:t xml:space="preserve">, depending on storage size, configuration, and system design. This enables them to address a range of flexibility needs in clean energy systems. Specifically, TES supports </w:t>
      </w:r>
      <w:r w:rsidRPr="00303782">
        <w:rPr>
          <w:rFonts w:ascii="Arial" w:hAnsi="Arial" w:cs="Arial"/>
          <w:color w:val="000000" w:themeColor="text1"/>
          <w:highlight w:val="cyan"/>
        </w:rPr>
        <w:t>short-term power balancing</w:t>
      </w:r>
      <w:r w:rsidRPr="00303782">
        <w:rPr>
          <w:rFonts w:ascii="Arial" w:hAnsi="Arial" w:cs="Arial"/>
          <w:color w:val="000000" w:themeColor="text1"/>
        </w:rPr>
        <w:t xml:space="preserve"> and </w:t>
      </w:r>
      <w:r w:rsidRPr="00303782">
        <w:rPr>
          <w:rFonts w:ascii="Arial" w:hAnsi="Arial" w:cs="Arial"/>
          <w:color w:val="000000" w:themeColor="text1"/>
          <w:highlight w:val="cyan"/>
        </w:rPr>
        <w:t>peak load mitigation</w:t>
      </w:r>
      <w:r w:rsidRPr="00303782">
        <w:rPr>
          <w:rFonts w:ascii="Arial" w:hAnsi="Arial" w:cs="Arial"/>
          <w:color w:val="000000" w:themeColor="text1"/>
        </w:rPr>
        <w:t xml:space="preserve"> by shifting electricity demand for heating to off-peak periods. It also enhances </w:t>
      </w:r>
      <w:r w:rsidRPr="00303782">
        <w:rPr>
          <w:rFonts w:ascii="Arial" w:hAnsi="Arial" w:cs="Arial"/>
          <w:color w:val="000000" w:themeColor="text1"/>
          <w:highlight w:val="cyan"/>
        </w:rPr>
        <w:t>load ramping capabilities</w:t>
      </w:r>
      <w:r w:rsidRPr="00303782">
        <w:rPr>
          <w:rFonts w:ascii="Arial" w:hAnsi="Arial" w:cs="Arial"/>
          <w:color w:val="000000" w:themeColor="text1"/>
        </w:rPr>
        <w:t xml:space="preserve">, particularly during rapid changes in net electricity demand, and helps absorb excess wind or solar generation, reducing curtailment and facilitating higher </w:t>
      </w:r>
      <w:proofErr w:type="spellStart"/>
      <w:r w:rsidRPr="00303782">
        <w:rPr>
          <w:rFonts w:ascii="Arial" w:hAnsi="Arial" w:cs="Arial"/>
          <w:color w:val="000000" w:themeColor="text1"/>
        </w:rPr>
        <w:t>vRES</w:t>
      </w:r>
      <w:proofErr w:type="spellEnd"/>
      <w:r w:rsidRPr="00303782">
        <w:rPr>
          <w:rFonts w:ascii="Arial" w:hAnsi="Arial" w:cs="Arial"/>
          <w:color w:val="000000" w:themeColor="text1"/>
        </w:rPr>
        <w:t xml:space="preserve"> integration.</w:t>
      </w:r>
    </w:p>
    <w:p w14:paraId="0CB15964" w14:textId="0891E62A" w:rsidR="00303782" w:rsidRPr="00303782" w:rsidRDefault="00303782" w:rsidP="003C4E23">
      <w:pPr>
        <w:jc w:val="left"/>
        <w:rPr>
          <w:rFonts w:ascii="Arial" w:hAnsi="Arial" w:cs="Arial"/>
          <w:color w:val="000000" w:themeColor="text1"/>
        </w:rPr>
      </w:pPr>
      <w:r w:rsidRPr="00303782">
        <w:rPr>
          <w:rFonts w:ascii="Arial" w:hAnsi="Arial" w:cs="Arial"/>
          <w:color w:val="000000" w:themeColor="text1"/>
        </w:rPr>
        <w:t xml:space="preserve">Technologically mature and widely deployed, district heating and TES feature </w:t>
      </w:r>
      <w:r w:rsidRPr="00303782">
        <w:rPr>
          <w:rFonts w:ascii="Arial" w:hAnsi="Arial" w:cs="Arial"/>
          <w:color w:val="000000" w:themeColor="text1"/>
          <w:highlight w:val="yellow"/>
        </w:rPr>
        <w:t>high energy density, low losses, and long operational lifespans</w:t>
      </w:r>
      <w:r w:rsidRPr="00303782">
        <w:rPr>
          <w:rFonts w:ascii="Arial" w:hAnsi="Arial" w:cs="Arial"/>
          <w:color w:val="000000" w:themeColor="text1"/>
        </w:rPr>
        <w:t xml:space="preserve">. Their </w:t>
      </w:r>
      <w:r w:rsidRPr="00303782">
        <w:rPr>
          <w:rFonts w:ascii="Arial" w:hAnsi="Arial" w:cs="Arial"/>
          <w:color w:val="000000" w:themeColor="text1"/>
          <w:highlight w:val="green"/>
        </w:rPr>
        <w:t>medium- to long-duration thermal flexibility</w:t>
      </w:r>
      <w:r w:rsidRPr="00303782">
        <w:rPr>
          <w:rFonts w:ascii="Arial" w:hAnsi="Arial" w:cs="Arial"/>
          <w:color w:val="000000" w:themeColor="text1"/>
        </w:rPr>
        <w:t xml:space="preserve"> makes them particularly valuable in urban and industrial areas, where electrification of heat is more complex and costly. By strengthening the coupling between electricity and heat sectors, these systems promote local energy self-sufficiency, reduce reliance on fossil-based peaking heat sources, and support cross-vector decarbonization.</w:t>
      </w:r>
    </w:p>
    <w:p w14:paraId="10CCE592" w14:textId="60BFFC29" w:rsidR="00303782" w:rsidRPr="00303782" w:rsidRDefault="00303782" w:rsidP="00303782">
      <w:pPr>
        <w:jc w:val="left"/>
        <w:rPr>
          <w:rFonts w:ascii="Arial" w:hAnsi="Arial" w:cs="Arial"/>
          <w:color w:val="000000" w:themeColor="text1"/>
        </w:rPr>
      </w:pPr>
      <w:r w:rsidRPr="00303782">
        <w:rPr>
          <w:rFonts w:ascii="Arial" w:hAnsi="Arial" w:cs="Arial"/>
          <w:color w:val="000000" w:themeColor="text1"/>
        </w:rPr>
        <w:t>Furthermore, many district heating networks integrate</w:t>
      </w:r>
      <w:r w:rsidR="009C2E74" w:rsidRPr="009C2E74">
        <w:rPr>
          <w:rFonts w:hint="eastAsia"/>
        </w:rPr>
        <w:t xml:space="preserve"> </w:t>
      </w:r>
      <w:r w:rsidR="009C2E74" w:rsidRPr="009C2E74">
        <w:rPr>
          <w:rFonts w:ascii="Arial" w:hAnsi="Arial" w:cs="Arial" w:hint="eastAsia"/>
          <w:color w:val="000000" w:themeColor="text1"/>
          <w:highlight w:val="yellow"/>
        </w:rPr>
        <w:t>hydrogen-</w:t>
      </w:r>
      <w:proofErr w:type="spellStart"/>
      <w:r w:rsidR="009C2E74" w:rsidRPr="009C2E74">
        <w:rPr>
          <w:rFonts w:ascii="Arial" w:hAnsi="Arial" w:cs="Arial" w:hint="eastAsia"/>
          <w:color w:val="000000" w:themeColor="text1"/>
          <w:highlight w:val="yellow"/>
        </w:rPr>
        <w:t>fueled</w:t>
      </w:r>
      <w:proofErr w:type="spellEnd"/>
      <w:r w:rsidRPr="00303782">
        <w:rPr>
          <w:rFonts w:ascii="Arial" w:hAnsi="Arial" w:cs="Arial"/>
          <w:color w:val="000000" w:themeColor="text1"/>
          <w:highlight w:val="yellow"/>
        </w:rPr>
        <w:t xml:space="preserve"> Combined Heat and Power (CHP) plants</w:t>
      </w:r>
      <w:r w:rsidRPr="00303782">
        <w:rPr>
          <w:rFonts w:ascii="Arial" w:hAnsi="Arial" w:cs="Arial"/>
          <w:color w:val="000000" w:themeColor="text1"/>
        </w:rPr>
        <w:t xml:space="preserve">, which </w:t>
      </w:r>
      <w:r w:rsidRPr="00303782">
        <w:rPr>
          <w:rFonts w:ascii="Arial" w:hAnsi="Arial" w:cs="Arial"/>
          <w:color w:val="000000" w:themeColor="text1"/>
          <w:highlight w:val="yellow"/>
        </w:rPr>
        <w:t>co-generate electricity and heat</w:t>
      </w:r>
      <w:r w:rsidRPr="00303782">
        <w:rPr>
          <w:rFonts w:ascii="Arial" w:hAnsi="Arial" w:cs="Arial"/>
          <w:color w:val="000000" w:themeColor="text1"/>
        </w:rPr>
        <w:t xml:space="preserve"> from a single fuel source. CHP units can dynamically adjust their heat-to-power ratios in response to electricity market signals or grid needs. When used alongside TES, CHP systems can optimize dispatch by running during off-peak electricity periods and storing thermal energy for later use. This enhances </w:t>
      </w:r>
      <w:r w:rsidRPr="00303782">
        <w:rPr>
          <w:rFonts w:ascii="Arial" w:hAnsi="Arial" w:cs="Arial"/>
          <w:color w:val="000000" w:themeColor="text1"/>
          <w:highlight w:val="yellow"/>
        </w:rPr>
        <w:t>both thermal and electrical flexibility</w:t>
      </w:r>
      <w:r w:rsidRPr="00303782">
        <w:rPr>
          <w:rFonts w:ascii="Arial" w:hAnsi="Arial" w:cs="Arial"/>
          <w:color w:val="000000" w:themeColor="text1"/>
        </w:rPr>
        <w:t xml:space="preserve">, supports </w:t>
      </w:r>
      <w:r w:rsidRPr="00303782">
        <w:rPr>
          <w:rFonts w:ascii="Arial" w:hAnsi="Arial" w:cs="Arial"/>
          <w:color w:val="000000" w:themeColor="text1"/>
          <w:highlight w:val="cyan"/>
        </w:rPr>
        <w:t xml:space="preserve">congestion </w:t>
      </w:r>
      <w:r w:rsidRPr="00303782">
        <w:rPr>
          <w:rFonts w:ascii="Arial" w:hAnsi="Arial" w:cs="Arial"/>
          <w:color w:val="000000" w:themeColor="text1"/>
          <w:highlight w:val="cyan"/>
        </w:rPr>
        <w:lastRenderedPageBreak/>
        <w:t>management</w:t>
      </w:r>
      <w:r w:rsidRPr="00303782">
        <w:rPr>
          <w:rFonts w:ascii="Arial" w:hAnsi="Arial" w:cs="Arial"/>
          <w:color w:val="000000" w:themeColor="text1"/>
        </w:rPr>
        <w:t xml:space="preserve">, and </w:t>
      </w:r>
      <w:r w:rsidRPr="00303782">
        <w:rPr>
          <w:rFonts w:ascii="Arial" w:hAnsi="Arial" w:cs="Arial"/>
          <w:color w:val="000000" w:themeColor="text1"/>
          <w:highlight w:val="cyan"/>
        </w:rPr>
        <w:t>enables strategic renewable load-following</w:t>
      </w:r>
      <w:r w:rsidRPr="00303782">
        <w:rPr>
          <w:rFonts w:ascii="Arial" w:hAnsi="Arial" w:cs="Arial"/>
          <w:color w:val="000000" w:themeColor="text1"/>
        </w:rPr>
        <w:t>. Overall, district heating with TES is a foundational pillar of integrated energy systems, delivering operational, spatial, and temporal flexibility essential for resilient, decarbonized energy transitions.</w:t>
      </w:r>
    </w:p>
    <w:p w14:paraId="2F4D639C" w14:textId="5F847FFF" w:rsidR="008A4E09" w:rsidRDefault="008A4E09" w:rsidP="008A4E09">
      <w:pPr>
        <w:jc w:val="left"/>
        <w:rPr>
          <w:rFonts w:ascii="Arial" w:hAnsi="Arial" w:cs="Arial"/>
          <w:b/>
          <w:bCs/>
        </w:rPr>
      </w:pPr>
      <w:r w:rsidRPr="001F6AB2">
        <w:rPr>
          <w:rFonts w:ascii="Arial" w:hAnsi="Arial" w:cs="Arial" w:hint="eastAsia"/>
          <w:b/>
          <w:bCs/>
        </w:rPr>
        <w:t>Flexibility strategies</w:t>
      </w:r>
      <w:r w:rsidR="003D778D">
        <w:rPr>
          <w:rFonts w:ascii="Arial" w:hAnsi="Arial" w:cs="Arial" w:hint="eastAsia"/>
          <w:b/>
          <w:bCs/>
        </w:rPr>
        <w:t xml:space="preserve"> [</w:t>
      </w:r>
      <w:r w:rsidR="00FF0065">
        <w:rPr>
          <w:rFonts w:ascii="Arial" w:hAnsi="Arial" w:cs="Arial" w:hint="eastAsia"/>
          <w:b/>
          <w:bCs/>
        </w:rPr>
        <w:t>20</w:t>
      </w:r>
      <w:r w:rsidR="003D778D">
        <w:rPr>
          <w:rFonts w:ascii="Arial" w:hAnsi="Arial" w:cs="Arial" w:hint="eastAsia"/>
          <w:b/>
          <w:bCs/>
        </w:rPr>
        <w:t>00]</w:t>
      </w:r>
      <w:r w:rsidR="008B2202">
        <w:rPr>
          <w:rFonts w:ascii="Arial" w:hAnsi="Arial" w:cs="Arial" w:hint="eastAsia"/>
          <w:b/>
          <w:bCs/>
        </w:rPr>
        <w:t xml:space="preserve"> </w:t>
      </w:r>
    </w:p>
    <w:p w14:paraId="71B8A5CA" w14:textId="3775C0F4" w:rsidR="008A4E09" w:rsidRPr="002210DA" w:rsidRDefault="004B6B71" w:rsidP="008A4E09">
      <w:pPr>
        <w:jc w:val="left"/>
        <w:rPr>
          <w:rFonts w:ascii="Arial" w:hAnsi="Arial" w:cs="Arial"/>
          <w:b/>
          <w:bCs/>
          <w:i/>
          <w:iCs/>
          <w:color w:val="BFBFBF" w:themeColor="background1" w:themeShade="BF"/>
        </w:rPr>
      </w:pPr>
      <w:r w:rsidRPr="002210DA">
        <w:rPr>
          <w:rFonts w:ascii="Arial" w:hAnsi="Arial" w:cs="Arial" w:hint="eastAsia"/>
          <w:b/>
          <w:bCs/>
          <w:i/>
          <w:iCs/>
          <w:color w:val="BFBFBF" w:themeColor="background1" w:themeShade="BF"/>
        </w:rPr>
        <w:t xml:space="preserve">Fig. </w:t>
      </w:r>
      <w:r w:rsidR="00F5587C" w:rsidRPr="002210DA">
        <w:rPr>
          <w:rFonts w:ascii="Arial" w:hAnsi="Arial" w:cs="Arial" w:hint="eastAsia"/>
          <w:b/>
          <w:bCs/>
          <w:i/>
          <w:iCs/>
          <w:color w:val="BFBFBF" w:themeColor="background1" w:themeShade="BF"/>
        </w:rPr>
        <w:t>4</w:t>
      </w:r>
      <w:r w:rsidR="00BB295C" w:rsidRPr="002210DA">
        <w:rPr>
          <w:rFonts w:ascii="Arial" w:hAnsi="Arial" w:cs="Arial" w:hint="eastAsia"/>
          <w:b/>
          <w:bCs/>
          <w:i/>
          <w:iCs/>
          <w:color w:val="BFBFBF" w:themeColor="background1" w:themeShade="BF"/>
        </w:rPr>
        <w:t xml:space="preserve"> </w:t>
      </w:r>
      <w:r w:rsidRPr="002210DA">
        <w:rPr>
          <w:rFonts w:ascii="Arial" w:hAnsi="Arial" w:cs="Arial" w:hint="eastAsia"/>
          <w:b/>
          <w:bCs/>
          <w:i/>
          <w:iCs/>
          <w:color w:val="BFBFBF" w:themeColor="background1" w:themeShade="BF"/>
        </w:rPr>
        <w:t>|</w:t>
      </w:r>
      <w:r w:rsidR="00BB295C" w:rsidRPr="002210DA">
        <w:rPr>
          <w:rFonts w:ascii="Arial" w:hAnsi="Arial" w:cs="Arial" w:hint="eastAsia"/>
          <w:b/>
          <w:bCs/>
          <w:i/>
          <w:iCs/>
          <w:color w:val="BFBFBF" w:themeColor="background1" w:themeShade="BF"/>
        </w:rPr>
        <w:t xml:space="preserve"> </w:t>
      </w:r>
      <w:r w:rsidR="0069659A" w:rsidRPr="002210DA">
        <w:rPr>
          <w:rFonts w:ascii="Arial" w:hAnsi="Arial" w:cs="Arial" w:hint="eastAsia"/>
          <w:b/>
          <w:bCs/>
          <w:i/>
          <w:iCs/>
          <w:color w:val="BFBFBF" w:themeColor="background1" w:themeShade="BF"/>
        </w:rPr>
        <w:t>Global deployment of flexible technologies</w:t>
      </w:r>
      <w:r w:rsidR="00E82B12" w:rsidRPr="002210DA">
        <w:rPr>
          <w:rFonts w:ascii="Arial" w:hAnsi="Arial" w:cs="Arial" w:hint="eastAsia"/>
          <w:b/>
          <w:bCs/>
          <w:i/>
          <w:iCs/>
          <w:color w:val="BFBFBF" w:themeColor="background1" w:themeShade="BF"/>
        </w:rPr>
        <w:t xml:space="preserve"> </w:t>
      </w:r>
      <w:r w:rsidR="00E82B12" w:rsidRPr="002210DA">
        <w:rPr>
          <w:rFonts w:ascii="Arial" w:hAnsi="Arial" w:cs="Arial"/>
          <w:b/>
          <w:bCs/>
          <w:i/>
          <w:iCs/>
          <w:color w:val="BFBFBF" w:themeColor="background1" w:themeShade="BF"/>
        </w:rPr>
        <w:t>–</w:t>
      </w:r>
      <w:r w:rsidR="00E82B12" w:rsidRPr="002210DA">
        <w:rPr>
          <w:rFonts w:ascii="Arial" w:hAnsi="Arial" w:cs="Arial" w:hint="eastAsia"/>
          <w:b/>
          <w:bCs/>
          <w:i/>
          <w:iCs/>
          <w:color w:val="BFBFBF" w:themeColor="background1" w:themeShade="BF"/>
        </w:rPr>
        <w:t xml:space="preserve"> </w:t>
      </w:r>
      <w:r w:rsidR="004B65DE" w:rsidRPr="002210DA">
        <w:rPr>
          <w:rFonts w:ascii="Arial" w:hAnsi="Arial" w:cs="Arial" w:hint="eastAsia"/>
          <w:b/>
          <w:bCs/>
          <w:i/>
          <w:iCs/>
          <w:color w:val="BFBFBF" w:themeColor="background1" w:themeShade="BF"/>
        </w:rPr>
        <w:t xml:space="preserve">current </w:t>
      </w:r>
      <w:r w:rsidR="00E82B12" w:rsidRPr="002210DA">
        <w:rPr>
          <w:rFonts w:ascii="Arial" w:hAnsi="Arial" w:cs="Arial" w:hint="eastAsia"/>
          <w:b/>
          <w:bCs/>
          <w:i/>
          <w:iCs/>
          <w:color w:val="BFBFBF" w:themeColor="background1" w:themeShade="BF"/>
        </w:rPr>
        <w:t xml:space="preserve">maps and </w:t>
      </w:r>
      <w:r w:rsidR="004B65DE" w:rsidRPr="002210DA">
        <w:rPr>
          <w:rFonts w:ascii="Arial" w:hAnsi="Arial" w:cs="Arial" w:hint="eastAsia"/>
          <w:b/>
          <w:bCs/>
          <w:i/>
          <w:iCs/>
          <w:color w:val="BFBFBF" w:themeColor="background1" w:themeShade="BF"/>
        </w:rPr>
        <w:t xml:space="preserve">future </w:t>
      </w:r>
      <w:r w:rsidR="00E82B12" w:rsidRPr="002210DA">
        <w:rPr>
          <w:rFonts w:ascii="Arial" w:hAnsi="Arial" w:cs="Arial" w:hint="eastAsia"/>
          <w:b/>
          <w:bCs/>
          <w:i/>
          <w:iCs/>
          <w:color w:val="BFBFBF" w:themeColor="background1" w:themeShade="BF"/>
        </w:rPr>
        <w:t>project</w:t>
      </w:r>
      <w:r w:rsidR="004B65DE" w:rsidRPr="002210DA">
        <w:rPr>
          <w:rFonts w:ascii="Arial" w:hAnsi="Arial" w:cs="Arial" w:hint="eastAsia"/>
          <w:b/>
          <w:bCs/>
          <w:i/>
          <w:iCs/>
          <w:color w:val="BFBFBF" w:themeColor="background1" w:themeShade="BF"/>
        </w:rPr>
        <w:t>ion</w:t>
      </w:r>
      <w:r w:rsidR="00E82B12" w:rsidRPr="002210DA">
        <w:rPr>
          <w:rFonts w:ascii="Arial" w:hAnsi="Arial" w:cs="Arial" w:hint="eastAsia"/>
          <w:b/>
          <w:bCs/>
          <w:i/>
          <w:iCs/>
          <w:color w:val="BFBFBF" w:themeColor="background1" w:themeShade="BF"/>
        </w:rPr>
        <w:t>s</w:t>
      </w:r>
    </w:p>
    <w:p w14:paraId="7DE47A81" w14:textId="6AE8762E" w:rsidR="009139D2" w:rsidRPr="00BD09AD" w:rsidRDefault="004B6B71" w:rsidP="00F83B45">
      <w:pPr>
        <w:jc w:val="left"/>
        <w:rPr>
          <w:rFonts w:ascii="Arial" w:hAnsi="Arial" w:cs="Arial"/>
          <w:b/>
          <w:bCs/>
          <w:i/>
          <w:iCs/>
          <w:color w:val="BFBFBF" w:themeColor="background1" w:themeShade="BF"/>
        </w:rPr>
      </w:pPr>
      <w:r w:rsidRPr="002210DA">
        <w:rPr>
          <w:rFonts w:ascii="Arial" w:hAnsi="Arial" w:cs="Arial" w:hint="eastAsia"/>
          <w:b/>
          <w:bCs/>
          <w:i/>
          <w:iCs/>
          <w:color w:val="BFBFBF" w:themeColor="background1" w:themeShade="BF"/>
        </w:rPr>
        <w:t xml:space="preserve">Fig. </w:t>
      </w:r>
      <w:r w:rsidR="00F5587C" w:rsidRPr="002210DA">
        <w:rPr>
          <w:rFonts w:ascii="Arial" w:hAnsi="Arial" w:cs="Arial" w:hint="eastAsia"/>
          <w:b/>
          <w:bCs/>
          <w:i/>
          <w:iCs/>
          <w:color w:val="BFBFBF" w:themeColor="background1" w:themeShade="BF"/>
        </w:rPr>
        <w:t>5</w:t>
      </w:r>
      <w:r w:rsidR="00BB295C" w:rsidRPr="002210DA">
        <w:rPr>
          <w:rFonts w:ascii="Arial" w:hAnsi="Arial" w:cs="Arial" w:hint="eastAsia"/>
          <w:b/>
          <w:bCs/>
          <w:i/>
          <w:iCs/>
          <w:color w:val="BFBFBF" w:themeColor="background1" w:themeShade="BF"/>
        </w:rPr>
        <w:t xml:space="preserve"> </w:t>
      </w:r>
      <w:r w:rsidR="000549FF" w:rsidRPr="002210DA">
        <w:rPr>
          <w:rFonts w:ascii="Arial" w:hAnsi="Arial" w:cs="Arial" w:hint="eastAsia"/>
          <w:b/>
          <w:bCs/>
          <w:i/>
          <w:iCs/>
          <w:color w:val="BFBFBF" w:themeColor="background1" w:themeShade="BF"/>
        </w:rPr>
        <w:t>|</w:t>
      </w:r>
      <w:r w:rsidR="00BB295C" w:rsidRPr="002210DA">
        <w:rPr>
          <w:rFonts w:ascii="Arial" w:hAnsi="Arial" w:cs="Arial" w:hint="eastAsia"/>
          <w:b/>
          <w:bCs/>
          <w:i/>
          <w:iCs/>
          <w:color w:val="BFBFBF" w:themeColor="background1" w:themeShade="BF"/>
        </w:rPr>
        <w:t xml:space="preserve"> </w:t>
      </w:r>
      <w:r w:rsidR="0069659A" w:rsidRPr="002210DA">
        <w:rPr>
          <w:rFonts w:ascii="Arial" w:hAnsi="Arial" w:cs="Arial" w:hint="eastAsia"/>
          <w:b/>
          <w:bCs/>
          <w:i/>
          <w:iCs/>
          <w:color w:val="BFBFBF" w:themeColor="background1" w:themeShade="BF"/>
        </w:rPr>
        <w:t>Global deployment of flexible strategies</w:t>
      </w:r>
      <w:r w:rsidR="00BB295C" w:rsidRPr="002210DA">
        <w:rPr>
          <w:rFonts w:ascii="Arial" w:hAnsi="Arial" w:cs="Arial" w:hint="eastAsia"/>
          <w:b/>
          <w:bCs/>
          <w:i/>
          <w:iCs/>
          <w:color w:val="BFBFBF" w:themeColor="background1" w:themeShade="BF"/>
        </w:rPr>
        <w:t xml:space="preserve"> </w:t>
      </w:r>
      <w:r w:rsidR="00BB295C" w:rsidRPr="002210DA">
        <w:rPr>
          <w:rFonts w:ascii="Arial" w:hAnsi="Arial" w:cs="Arial"/>
          <w:b/>
          <w:bCs/>
          <w:i/>
          <w:iCs/>
          <w:color w:val="BFBFBF" w:themeColor="background1" w:themeShade="BF"/>
        </w:rPr>
        <w:t>–</w:t>
      </w:r>
      <w:r w:rsidR="00BB295C" w:rsidRPr="002210DA">
        <w:rPr>
          <w:rFonts w:ascii="Arial" w:hAnsi="Arial" w:cs="Arial" w:hint="eastAsia"/>
          <w:b/>
          <w:bCs/>
          <w:i/>
          <w:iCs/>
          <w:color w:val="BFBFBF" w:themeColor="background1" w:themeShade="BF"/>
        </w:rPr>
        <w:t xml:space="preserve"> market and regulation</w:t>
      </w:r>
    </w:p>
    <w:p w14:paraId="06254382" w14:textId="47FADC5B" w:rsidR="002C77DC" w:rsidRDefault="004E77A0" w:rsidP="00F83B45">
      <w:pPr>
        <w:jc w:val="left"/>
        <w:rPr>
          <w:rFonts w:ascii="Arial" w:hAnsi="Arial" w:cs="Arial"/>
          <w:b/>
          <w:bCs/>
          <w:color w:val="000000" w:themeColor="text1"/>
        </w:rPr>
      </w:pPr>
      <w:r w:rsidRPr="001E4162">
        <w:rPr>
          <w:rFonts w:ascii="Arial" w:hAnsi="Arial" w:cs="Arial" w:hint="eastAsia"/>
          <w:b/>
          <w:bCs/>
          <w:color w:val="000000" w:themeColor="text1"/>
        </w:rPr>
        <w:t xml:space="preserve">Deployment </w:t>
      </w:r>
      <w:r w:rsidRPr="001E4162">
        <w:rPr>
          <w:rFonts w:ascii="Arial" w:hAnsi="Arial" w:cs="Arial"/>
          <w:b/>
          <w:bCs/>
          <w:color w:val="000000" w:themeColor="text1"/>
        </w:rPr>
        <w:t>and</w:t>
      </w:r>
      <w:r w:rsidRPr="001E4162">
        <w:rPr>
          <w:rFonts w:ascii="Arial" w:hAnsi="Arial" w:cs="Arial" w:hint="eastAsia"/>
          <w:b/>
          <w:bCs/>
          <w:color w:val="000000" w:themeColor="text1"/>
        </w:rPr>
        <w:t xml:space="preserve"> projections [</w:t>
      </w:r>
      <w:r w:rsidR="00230035">
        <w:rPr>
          <w:rFonts w:ascii="Arial" w:hAnsi="Arial" w:cs="Arial" w:hint="eastAsia"/>
          <w:b/>
          <w:bCs/>
          <w:color w:val="000000" w:themeColor="text1"/>
        </w:rPr>
        <w:t>4</w:t>
      </w:r>
      <w:r w:rsidRPr="001E4162">
        <w:rPr>
          <w:rFonts w:ascii="Arial" w:hAnsi="Arial" w:cs="Arial" w:hint="eastAsia"/>
          <w:b/>
          <w:bCs/>
          <w:color w:val="000000" w:themeColor="text1"/>
        </w:rPr>
        <w:t>00]</w:t>
      </w:r>
    </w:p>
    <w:p w14:paraId="2412CD67" w14:textId="77777777" w:rsidR="00BD09AD" w:rsidRPr="00BD09AD" w:rsidRDefault="00BD09AD" w:rsidP="00BD09AD">
      <w:pPr>
        <w:jc w:val="left"/>
        <w:rPr>
          <w:rFonts w:ascii="Arial" w:hAnsi="Arial" w:cs="Arial"/>
        </w:rPr>
      </w:pPr>
      <w:r w:rsidRPr="00BD09AD">
        <w:rPr>
          <w:rFonts w:ascii="Arial" w:hAnsi="Arial" w:cs="Arial"/>
        </w:rPr>
        <w:t>Flexibility technologies are being deployed at increasing scale across global energy systems, though with significant regional variation in adoption rates, technology preferences, and policy support. The pace of deployment is largely shaped by each country’s decarbonization strategy, renewable penetration levels, and regulatory frameworks.</w:t>
      </w:r>
    </w:p>
    <w:p w14:paraId="005EA710" w14:textId="77777777" w:rsidR="00BD09AD" w:rsidRPr="00BD09AD" w:rsidRDefault="00BD09AD" w:rsidP="00BD09AD">
      <w:pPr>
        <w:jc w:val="left"/>
        <w:rPr>
          <w:rFonts w:ascii="Arial" w:hAnsi="Arial" w:cs="Arial"/>
        </w:rPr>
      </w:pPr>
      <w:r w:rsidRPr="00BD09AD">
        <w:rPr>
          <w:rFonts w:ascii="Arial" w:hAnsi="Arial" w:cs="Arial"/>
        </w:rPr>
        <w:t>On the supply side, pumped hydro storage (PHS) remains the dominant form of large-scale storage, representing over 90% of installed global electricity storage capacity. Battery energy storage systems (BESS), particularly lithium-ion batteries, have experienced exponential growth over the past decade, driven by falling costs, modular design, and increasing co-location with wind and solar projects. Clean dispatchable generation – including hydropower, biomass, and, to a lesser extent, flexible natural gas and emerging SMRs – is being selectively deployed based on local resource availability and system needs.</w:t>
      </w:r>
    </w:p>
    <w:p w14:paraId="4A3BBE98" w14:textId="77777777" w:rsidR="00BD09AD" w:rsidRPr="00BD09AD" w:rsidRDefault="00BD09AD" w:rsidP="00BD09AD">
      <w:pPr>
        <w:jc w:val="left"/>
        <w:rPr>
          <w:rFonts w:ascii="Arial" w:hAnsi="Arial" w:cs="Arial"/>
        </w:rPr>
      </w:pPr>
      <w:r w:rsidRPr="00BD09AD">
        <w:rPr>
          <w:rFonts w:ascii="Arial" w:hAnsi="Arial" w:cs="Arial"/>
        </w:rPr>
        <w:t>Demand-side flexibility is expanding through the proliferation of smart meters, time-of-use tariffs, and demand-side response (DSR) programs. Industrial and commercial demand response is currently more developed than residential participation, but smart appliance penetration and EV adoption are rapidly enhancing flexibility potential at the household level. Smart charging and early pilot-scale bidirectional EV charging (V2G) projects are emerging in Europe, the US, China, and Japan.</w:t>
      </w:r>
    </w:p>
    <w:p w14:paraId="710BA662" w14:textId="77777777" w:rsidR="00BD09AD" w:rsidRPr="00BD09AD" w:rsidRDefault="00BD09AD" w:rsidP="00BD09AD">
      <w:pPr>
        <w:jc w:val="left"/>
        <w:rPr>
          <w:rFonts w:ascii="Arial" w:hAnsi="Arial" w:cs="Arial"/>
        </w:rPr>
      </w:pPr>
      <w:r w:rsidRPr="00BD09AD">
        <w:rPr>
          <w:rFonts w:ascii="Arial" w:hAnsi="Arial" w:cs="Arial"/>
        </w:rPr>
        <w:t xml:space="preserve">In multi-energy systems, sector coupling is gaining momentum. Hydrogen electrolysis capacity is expanding, with global </w:t>
      </w:r>
      <w:proofErr w:type="spellStart"/>
      <w:r w:rsidRPr="00BD09AD">
        <w:rPr>
          <w:rFonts w:ascii="Arial" w:hAnsi="Arial" w:cs="Arial"/>
        </w:rPr>
        <w:t>electrolyzer</w:t>
      </w:r>
      <w:proofErr w:type="spellEnd"/>
      <w:r w:rsidRPr="00BD09AD">
        <w:rPr>
          <w:rFonts w:ascii="Arial" w:hAnsi="Arial" w:cs="Arial"/>
        </w:rPr>
        <w:t xml:space="preserve"> deployment projected to exceed 100 GW by 2030 under accelerated decarbonization scenarios. Power-to-heat (P2H) systems, thermal energy storage (TES), and integrated district heating networks are advancing in regions with strong electrification and heating demand, particularly in Northern and Eastern Europe.</w:t>
      </w:r>
    </w:p>
    <w:p w14:paraId="4A34AA82" w14:textId="7C147163" w:rsidR="00BD09AD" w:rsidRPr="00BD09AD" w:rsidRDefault="00BD09AD" w:rsidP="00F83B45">
      <w:pPr>
        <w:jc w:val="left"/>
        <w:rPr>
          <w:rFonts w:ascii="Arial" w:hAnsi="Arial" w:cs="Arial"/>
        </w:rPr>
      </w:pPr>
      <w:r w:rsidRPr="00BD09AD">
        <w:rPr>
          <w:rFonts w:ascii="Arial" w:hAnsi="Arial" w:cs="Arial"/>
        </w:rPr>
        <w:t>Looking ahead, flexibility demand is expected to rise sharply as variable renewable energy (</w:t>
      </w:r>
      <w:proofErr w:type="spellStart"/>
      <w:r w:rsidRPr="00BD09AD">
        <w:rPr>
          <w:rFonts w:ascii="Arial" w:hAnsi="Arial" w:cs="Arial"/>
        </w:rPr>
        <w:t>vRES</w:t>
      </w:r>
      <w:proofErr w:type="spellEnd"/>
      <w:r w:rsidRPr="00BD09AD">
        <w:rPr>
          <w:rFonts w:ascii="Arial" w:hAnsi="Arial" w:cs="Arial"/>
        </w:rPr>
        <w:t>) penetrations increase. The IEA estimates that global flexibility requirements could triple by 2050, with contributions needed across all timescales – from sub-second frequency response to seasonal energy shifting – and from a broader mix of technologies. Flexibility planning is becoming a central pillar of national energy strategies, with clear investment signals essential to accelerate deployment.</w:t>
      </w:r>
    </w:p>
    <w:p w14:paraId="1CB2A27E" w14:textId="0FC31621" w:rsidR="00230035" w:rsidRDefault="00230035" w:rsidP="00F83B45">
      <w:pPr>
        <w:jc w:val="left"/>
        <w:rPr>
          <w:rFonts w:ascii="Arial" w:hAnsi="Arial" w:cs="Arial"/>
          <w:b/>
          <w:bCs/>
        </w:rPr>
      </w:pPr>
      <w:r w:rsidRPr="00C10B7F">
        <w:rPr>
          <w:rFonts w:ascii="Arial" w:hAnsi="Arial" w:cs="Arial"/>
          <w:b/>
          <w:bCs/>
        </w:rPr>
        <w:t xml:space="preserve">Barriers to </w:t>
      </w:r>
      <w:r>
        <w:rPr>
          <w:rFonts w:ascii="Arial" w:hAnsi="Arial" w:cs="Arial" w:hint="eastAsia"/>
          <w:b/>
          <w:bCs/>
        </w:rPr>
        <w:t>b</w:t>
      </w:r>
      <w:r w:rsidRPr="00C10B7F">
        <w:rPr>
          <w:rFonts w:ascii="Arial" w:hAnsi="Arial" w:cs="Arial"/>
          <w:b/>
          <w:bCs/>
        </w:rPr>
        <w:t xml:space="preserve">roader </w:t>
      </w:r>
      <w:r>
        <w:rPr>
          <w:rFonts w:ascii="Arial" w:hAnsi="Arial" w:cs="Arial" w:hint="eastAsia"/>
          <w:b/>
          <w:bCs/>
        </w:rPr>
        <w:t>d</w:t>
      </w:r>
      <w:r w:rsidRPr="00C10B7F">
        <w:rPr>
          <w:rFonts w:ascii="Arial" w:hAnsi="Arial" w:cs="Arial"/>
          <w:b/>
          <w:bCs/>
        </w:rPr>
        <w:t>eployment</w:t>
      </w:r>
      <w:r>
        <w:rPr>
          <w:rFonts w:ascii="Arial" w:hAnsi="Arial" w:cs="Arial" w:hint="eastAsia"/>
          <w:b/>
          <w:bCs/>
        </w:rPr>
        <w:t xml:space="preserve"> [600]</w:t>
      </w:r>
    </w:p>
    <w:p w14:paraId="4B60AE4A" w14:textId="0D31AF2D" w:rsidR="00BD09AD" w:rsidRPr="00BD09AD" w:rsidRDefault="00BD09AD" w:rsidP="00BD09AD">
      <w:pPr>
        <w:jc w:val="left"/>
        <w:rPr>
          <w:rFonts w:ascii="Arial" w:hAnsi="Arial" w:cs="Arial"/>
        </w:rPr>
      </w:pPr>
      <w:r w:rsidRPr="00BD09AD">
        <w:rPr>
          <w:rFonts w:ascii="Arial" w:hAnsi="Arial" w:cs="Arial" w:hint="eastAsia"/>
        </w:rPr>
        <w:t xml:space="preserve">Despite growing recognition of their value, flexibility technologies face </w:t>
      </w:r>
      <w:proofErr w:type="gramStart"/>
      <w:r w:rsidRPr="00BD09AD">
        <w:rPr>
          <w:rFonts w:ascii="Arial" w:hAnsi="Arial" w:cs="Arial" w:hint="eastAsia"/>
        </w:rPr>
        <w:t>a number of</w:t>
      </w:r>
      <w:proofErr w:type="gramEnd"/>
      <w:r w:rsidRPr="00BD09AD">
        <w:rPr>
          <w:rFonts w:ascii="Arial" w:hAnsi="Arial" w:cs="Arial" w:hint="eastAsia"/>
        </w:rPr>
        <w:t xml:space="preserve"> economic, technical, and institutional barriers that constrain their wider deployment.</w:t>
      </w:r>
    </w:p>
    <w:p w14:paraId="6399C4B4" w14:textId="461A04AC" w:rsidR="00BD09AD" w:rsidRPr="00BD09AD" w:rsidRDefault="00BD09AD" w:rsidP="00BD09AD">
      <w:pPr>
        <w:jc w:val="left"/>
        <w:rPr>
          <w:rFonts w:ascii="Arial" w:hAnsi="Arial" w:cs="Arial"/>
        </w:rPr>
      </w:pPr>
      <w:r w:rsidRPr="00BD09AD">
        <w:rPr>
          <w:rFonts w:ascii="Arial" w:hAnsi="Arial" w:cs="Arial" w:hint="eastAsia"/>
        </w:rPr>
        <w:t>Economic barriers include high upfront capital costs, uncertain revenue streams, and limited market access for newer technologies. For example, long-duration storage technologies (e.g., CAES, LAES, and flow batteries) often lack established business models, while many residential and behind-the-meter assets struggle to monetize their flexibility contributions under current pricing schemes.</w:t>
      </w:r>
    </w:p>
    <w:p w14:paraId="58A164D8" w14:textId="6F322495" w:rsidR="00BD09AD" w:rsidRPr="00BD09AD" w:rsidRDefault="00BD09AD" w:rsidP="00BD09AD">
      <w:pPr>
        <w:jc w:val="left"/>
        <w:rPr>
          <w:rFonts w:ascii="Arial" w:hAnsi="Arial" w:cs="Arial"/>
        </w:rPr>
      </w:pPr>
      <w:r w:rsidRPr="00BD09AD">
        <w:rPr>
          <w:rFonts w:ascii="Arial" w:hAnsi="Arial" w:cs="Arial" w:hint="eastAsia"/>
        </w:rPr>
        <w:t>Technical challenges include limited interoperability between assets, infrastructure readiness (e.g., grid capacity for high EV penetration), and operational complexity in integrating distributed resources. The asynchronous operation of multi-energy systems also poses coordination difficulties, particularly when balancing thermal, gas, and electricity sectors in real time.</w:t>
      </w:r>
    </w:p>
    <w:p w14:paraId="0C2D6FAF" w14:textId="71B249C2" w:rsidR="00BD09AD" w:rsidRPr="00BD09AD" w:rsidRDefault="00BD09AD" w:rsidP="00BD09AD">
      <w:pPr>
        <w:jc w:val="left"/>
        <w:rPr>
          <w:rFonts w:ascii="Arial" w:hAnsi="Arial" w:cs="Arial"/>
        </w:rPr>
      </w:pPr>
      <w:r w:rsidRPr="00BD09AD">
        <w:rPr>
          <w:rFonts w:ascii="Arial" w:hAnsi="Arial" w:cs="Arial" w:hint="eastAsia"/>
        </w:rPr>
        <w:t>Regulatory and institutional barriers are among the most persistent. Many electricity markets remain optimized for centralized, fossil-based systems and do not adequately reward fast response, decentralized resources, or cross-vector flexibility. Additionally, regulatory frameworks often lag technological progress, hindering participation of flexible assets in ancillary services, capacity markets, or distribution-level schemes.</w:t>
      </w:r>
    </w:p>
    <w:p w14:paraId="29DAD196" w14:textId="5FC48B64" w:rsidR="00BD09AD" w:rsidRPr="00BD09AD" w:rsidRDefault="00BD09AD" w:rsidP="00BD09AD">
      <w:pPr>
        <w:jc w:val="left"/>
        <w:rPr>
          <w:rFonts w:ascii="Arial" w:hAnsi="Arial" w:cs="Arial"/>
        </w:rPr>
      </w:pPr>
      <w:r w:rsidRPr="00BD09AD">
        <w:rPr>
          <w:rFonts w:ascii="Arial" w:hAnsi="Arial" w:cs="Arial" w:hint="eastAsia"/>
        </w:rPr>
        <w:lastRenderedPageBreak/>
        <w:t>Data and digitalization gaps also inhibit progress. Real-time visibility, forecasting, and control of distributed energy resources are essential for realizing their flexibility potential, yet many systems lack the sensors, platforms, and cybersecurity protocols to support this integration.</w:t>
      </w:r>
    </w:p>
    <w:p w14:paraId="687EF997" w14:textId="4AA73F3C" w:rsidR="00BD09AD" w:rsidRDefault="00BD09AD" w:rsidP="00BD09AD">
      <w:pPr>
        <w:jc w:val="left"/>
        <w:rPr>
          <w:rFonts w:ascii="Arial" w:hAnsi="Arial" w:cs="Arial"/>
        </w:rPr>
      </w:pPr>
      <w:r w:rsidRPr="00BD09AD">
        <w:rPr>
          <w:rFonts w:ascii="Arial" w:hAnsi="Arial" w:cs="Arial" w:hint="eastAsia"/>
        </w:rPr>
        <w:t>Overcoming these barriers will require targeted investment, policy reform, and coordinated innovation across technology, infrastructure, and governance domains.</w:t>
      </w:r>
    </w:p>
    <w:p w14:paraId="5A38CAD1" w14:textId="374EE39E" w:rsidR="00730613" w:rsidRPr="00730613" w:rsidRDefault="00730613" w:rsidP="00F83B45">
      <w:pPr>
        <w:jc w:val="left"/>
        <w:rPr>
          <w:rFonts w:ascii="Arial" w:hAnsi="Arial" w:cs="Arial"/>
        </w:rPr>
      </w:pPr>
      <w:r w:rsidRPr="00730613">
        <w:rPr>
          <w:rFonts w:ascii="Arial" w:hAnsi="Arial" w:cs="Arial"/>
        </w:rPr>
        <w:t>Unlock flexibility of demand and supply. Flexibility is vital in a system with more variable renewables. There are large opportunities to increase flexibility in both demand and supply, across residential and commercial applications, and in industry. However, flexibility is not currently valued in full and faces multiple barriers. Markets and processes must be redesigned, and data and digital approaches embraced, enabling infrastructure must be delivered and barriers unblocked.</w:t>
      </w:r>
    </w:p>
    <w:p w14:paraId="35FF98DC" w14:textId="1EB38139" w:rsidR="008B2202" w:rsidRPr="001E4162" w:rsidRDefault="008B2202" w:rsidP="008B2202">
      <w:pPr>
        <w:jc w:val="left"/>
        <w:rPr>
          <w:rFonts w:ascii="Arial" w:hAnsi="Arial" w:cs="Arial"/>
          <w:b/>
          <w:bCs/>
          <w:color w:val="000000" w:themeColor="text1"/>
        </w:rPr>
      </w:pPr>
      <w:r>
        <w:rPr>
          <w:rFonts w:ascii="Arial" w:hAnsi="Arial" w:cs="Arial" w:hint="eastAsia"/>
          <w:b/>
          <w:bCs/>
          <w:color w:val="000000" w:themeColor="text1"/>
        </w:rPr>
        <w:t>Market and regulation</w:t>
      </w:r>
      <w:r w:rsidR="00666A6D">
        <w:rPr>
          <w:rFonts w:ascii="Arial" w:hAnsi="Arial" w:cs="Arial" w:hint="eastAsia"/>
          <w:b/>
          <w:bCs/>
          <w:color w:val="000000" w:themeColor="text1"/>
        </w:rPr>
        <w:t>s</w:t>
      </w:r>
      <w:r w:rsidRPr="001E4162">
        <w:rPr>
          <w:rFonts w:ascii="Arial" w:hAnsi="Arial" w:cs="Arial" w:hint="eastAsia"/>
          <w:b/>
          <w:bCs/>
          <w:color w:val="000000" w:themeColor="text1"/>
        </w:rPr>
        <w:t xml:space="preserve"> [</w:t>
      </w:r>
      <w:r>
        <w:rPr>
          <w:rFonts w:ascii="Arial" w:hAnsi="Arial" w:cs="Arial" w:hint="eastAsia"/>
          <w:b/>
          <w:bCs/>
          <w:color w:val="000000" w:themeColor="text1"/>
        </w:rPr>
        <w:t>1</w:t>
      </w:r>
      <w:r w:rsidR="00230035">
        <w:rPr>
          <w:rFonts w:ascii="Arial" w:hAnsi="Arial" w:cs="Arial" w:hint="eastAsia"/>
          <w:b/>
          <w:bCs/>
          <w:color w:val="000000" w:themeColor="text1"/>
        </w:rPr>
        <w:t>0</w:t>
      </w:r>
      <w:r w:rsidRPr="001E4162">
        <w:rPr>
          <w:rFonts w:ascii="Arial" w:hAnsi="Arial" w:cs="Arial" w:hint="eastAsia"/>
          <w:b/>
          <w:bCs/>
          <w:color w:val="000000" w:themeColor="text1"/>
        </w:rPr>
        <w:t>00]</w:t>
      </w:r>
    </w:p>
    <w:p w14:paraId="77EE8623" w14:textId="350674C5" w:rsidR="00BD09AD"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Enabling the full value of flexibility requires modernized market structures and regulatory frameworks that recognize and reward diverse flexibility services across all timescales and system levels.</w:t>
      </w:r>
    </w:p>
    <w:p w14:paraId="60E3F6F2" w14:textId="53BA6954" w:rsidR="00BD09AD"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Market reform should focus on creating open, transparent, and technology-neutral platforms that enable flexible assets to participate in energy, capacity, and ancillary services markets. This includes reducing entry barriers for small-scale and aggregated resources, standardizing performance requirements, and ensuring non-discriminatory access for new technologies such as V2G, behind-the-meter storage, and demand response.</w:t>
      </w:r>
    </w:p>
    <w:p w14:paraId="30764673" w14:textId="3167AB76" w:rsidR="00BD09AD"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Price signals must reflect real-time system conditions, including locational and temporal variations in grid stress. Time-of-use tariffs, dynamic pricing, and congestion-based incentives can encourage consumers and DERs to provide flexibility when and where it is most needed. Long-term contracts and revenue stacking mechanisms (e.g., combining capacity payments with market participation) are also crucial for supporting the business case for flexible investments.</w:t>
      </w:r>
    </w:p>
    <w:p w14:paraId="0325C84F" w14:textId="71298F94" w:rsidR="00BD09AD"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Regulatory evolution must adapt to an increasingly distributed, digital, and decarbonized energy landscape. This involves updating grid codes to accommodate inverter-based resources, redefining roles for system operators (including DSOs), and supporting the development of local and regional flexibility markets. Regulatory sandboxes and innovation zones can accelerate deployment by allowing experimentation with novel business models and control schemes.</w:t>
      </w:r>
    </w:p>
    <w:p w14:paraId="2D92111A" w14:textId="62760611" w:rsidR="00BD09AD"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 xml:space="preserve">Finally, coordination across energy vectors </w:t>
      </w:r>
      <w:r w:rsidRPr="00BD09AD">
        <w:rPr>
          <w:rFonts w:ascii="Arial" w:hAnsi="Arial" w:cs="Arial" w:hint="eastAsia"/>
          <w:color w:val="000000" w:themeColor="text1"/>
        </w:rPr>
        <w:t>–</w:t>
      </w:r>
      <w:r w:rsidRPr="00BD09AD">
        <w:rPr>
          <w:rFonts w:ascii="Arial" w:hAnsi="Arial" w:cs="Arial" w:hint="eastAsia"/>
          <w:color w:val="000000" w:themeColor="text1"/>
        </w:rPr>
        <w:t xml:space="preserve"> electricity, gas, heat, and hydrogen </w:t>
      </w:r>
      <w:r w:rsidRPr="00BD09AD">
        <w:rPr>
          <w:rFonts w:ascii="Arial" w:hAnsi="Arial" w:cs="Arial" w:hint="eastAsia"/>
          <w:color w:val="000000" w:themeColor="text1"/>
        </w:rPr>
        <w:t>–</w:t>
      </w:r>
      <w:r w:rsidRPr="00BD09AD">
        <w:rPr>
          <w:rFonts w:ascii="Arial" w:hAnsi="Arial" w:cs="Arial" w:hint="eastAsia"/>
          <w:color w:val="000000" w:themeColor="text1"/>
        </w:rPr>
        <w:t xml:space="preserve"> must be embedded in planning and market design. This includes developing multi-vector markets, harmonizing regulatory treatment of sector-coupled infrastructure, and fostering integrated system operation through shared data platforms and planning tools.</w:t>
      </w:r>
    </w:p>
    <w:p w14:paraId="1CA6CE5B" w14:textId="57A6CCAA" w:rsidR="008B2202"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 xml:space="preserve">A forward-looking policy framework that embeds flexibility as a system value </w:t>
      </w:r>
      <w:r w:rsidRPr="00BD09AD">
        <w:rPr>
          <w:rFonts w:ascii="Arial" w:hAnsi="Arial" w:cs="Arial" w:hint="eastAsia"/>
          <w:color w:val="000000" w:themeColor="text1"/>
        </w:rPr>
        <w:t>–</w:t>
      </w:r>
      <w:r w:rsidRPr="00BD09AD">
        <w:rPr>
          <w:rFonts w:ascii="Arial" w:hAnsi="Arial" w:cs="Arial" w:hint="eastAsia"/>
          <w:color w:val="000000" w:themeColor="text1"/>
        </w:rPr>
        <w:t xml:space="preserve"> rather than a residual service </w:t>
      </w:r>
      <w:r w:rsidRPr="00BD09AD">
        <w:rPr>
          <w:rFonts w:ascii="Arial" w:hAnsi="Arial" w:cs="Arial" w:hint="eastAsia"/>
          <w:color w:val="000000" w:themeColor="text1"/>
        </w:rPr>
        <w:t>–</w:t>
      </w:r>
      <w:r w:rsidRPr="00BD09AD">
        <w:rPr>
          <w:rFonts w:ascii="Arial" w:hAnsi="Arial" w:cs="Arial" w:hint="eastAsia"/>
          <w:color w:val="000000" w:themeColor="text1"/>
        </w:rPr>
        <w:t xml:space="preserve"> is essential to achieving reliable, affordable, and net-zero energy systems.</w:t>
      </w:r>
    </w:p>
    <w:p w14:paraId="18915A27" w14:textId="77777777" w:rsidR="008B2202" w:rsidRDefault="008B2202" w:rsidP="00F83B45">
      <w:pPr>
        <w:jc w:val="left"/>
        <w:rPr>
          <w:rFonts w:ascii="Arial" w:hAnsi="Arial" w:cs="Arial"/>
          <w:color w:val="C00000"/>
        </w:rPr>
      </w:pPr>
    </w:p>
    <w:p w14:paraId="7734068D" w14:textId="2A1F9FA7" w:rsidR="008524B2" w:rsidRPr="00FD7A91" w:rsidRDefault="008524B2" w:rsidP="00D20822">
      <w:pPr>
        <w:jc w:val="left"/>
        <w:rPr>
          <w:rFonts w:ascii="Arial" w:hAnsi="Arial" w:cs="Arial"/>
        </w:rPr>
      </w:pPr>
      <w:r w:rsidRPr="00FD7A91">
        <w:rPr>
          <w:rFonts w:ascii="Arial" w:hAnsi="Arial" w:cs="Arial"/>
        </w:rPr>
        <w:t>Countries with a sustainable consumption and production national action plan</w:t>
      </w:r>
      <w:r w:rsidRPr="00FD7A91">
        <w:rPr>
          <w:rFonts w:ascii="Arial" w:hAnsi="Arial" w:cs="Arial" w:hint="eastAsia"/>
        </w:rPr>
        <w:t xml:space="preserve">: </w:t>
      </w:r>
      <w:r w:rsidRPr="00FD7A91">
        <w:rPr>
          <w:rFonts w:ascii="Arial" w:hAnsi="Arial" w:cs="Arial"/>
        </w:rPr>
        <w:t xml:space="preserve">This metric measures whether countries have implemented policies as part of a sustainable consumption and production plan. This </w:t>
      </w:r>
      <w:r w:rsidR="00730613" w:rsidRPr="00FD7A91">
        <w:rPr>
          <w:rFonts w:ascii="Arial" w:hAnsi="Arial" w:cs="Arial"/>
        </w:rPr>
        <w:t>does not</w:t>
      </w:r>
      <w:r w:rsidRPr="00FD7A91">
        <w:rPr>
          <w:rFonts w:ascii="Arial" w:hAnsi="Arial" w:cs="Arial"/>
        </w:rPr>
        <w:t xml:space="preserve"> measure the quality or ambition of these plans, only whether a country has one</w:t>
      </w:r>
      <w:r w:rsidR="00FD7A91">
        <w:rPr>
          <w:rFonts w:ascii="Arial" w:hAnsi="Arial" w:cs="Arial" w:hint="eastAsia"/>
        </w:rPr>
        <w:t xml:space="preserve">: </w:t>
      </w:r>
      <w:hyperlink r:id="rId11" w:history="1">
        <w:r w:rsidR="008378AA" w:rsidRPr="00F22B65">
          <w:rPr>
            <w:rStyle w:val="Hyperlink"/>
            <w:rFonts w:ascii="Arial" w:hAnsi="Arial" w:cs="Arial" w:hint="eastAsia"/>
          </w:rPr>
          <w:t>https://ourworldindata.org/grapher/country-scp-plan</w:t>
        </w:r>
      </w:hyperlink>
    </w:p>
    <w:p w14:paraId="61907177" w14:textId="3687AFFC" w:rsidR="008B6306" w:rsidRPr="00F357D6" w:rsidRDefault="00FD7A91" w:rsidP="00D20822">
      <w:pPr>
        <w:jc w:val="left"/>
        <w:rPr>
          <w:rFonts w:ascii="Arial" w:hAnsi="Arial" w:cs="Arial"/>
        </w:rPr>
      </w:pPr>
      <w:r w:rsidRPr="00FD7A91">
        <w:rPr>
          <w:rFonts w:ascii="Arial" w:hAnsi="Arial" w:cs="Arial"/>
        </w:rPr>
        <w:t>When will countries phase out coal power?</w:t>
      </w:r>
      <w:r w:rsidRPr="00FD7A91">
        <w:rPr>
          <w:rFonts w:ascii="Arial" w:hAnsi="Arial" w:cs="Arial" w:hint="eastAsia"/>
        </w:rPr>
        <w:t xml:space="preserve"> </w:t>
      </w:r>
      <w:r w:rsidRPr="00FD7A91">
        <w:rPr>
          <w:rFonts w:ascii="Arial" w:hAnsi="Arial" w:cs="Arial"/>
        </w:rPr>
        <w:t>This measures pledges to phase out coal from the electricity mix</w:t>
      </w:r>
      <w:r w:rsidRPr="00FD7A91">
        <w:rPr>
          <w:rFonts w:ascii="Arial" w:hAnsi="Arial" w:cs="Arial" w:hint="eastAsia"/>
        </w:rPr>
        <w:t xml:space="preserve">: </w:t>
      </w:r>
      <w:hyperlink r:id="rId12" w:history="1">
        <w:r w:rsidRPr="00FD7A91">
          <w:rPr>
            <w:rStyle w:val="Hyperlink"/>
            <w:rFonts w:ascii="Arial" w:hAnsi="Arial" w:cs="Arial" w:hint="eastAsia"/>
          </w:rPr>
          <w:t>https://ourworldindata.org/grapher/coal-phase-out-timeline</w:t>
        </w:r>
      </w:hyperlink>
    </w:p>
    <w:p w14:paraId="7DB1B2D6" w14:textId="77777777" w:rsidR="00F83B45" w:rsidRDefault="00F83B45" w:rsidP="00D20822">
      <w:pPr>
        <w:jc w:val="left"/>
        <w:rPr>
          <w:rFonts w:ascii="Arial" w:hAnsi="Arial" w:cs="Arial"/>
          <w:b/>
          <w:bCs/>
        </w:rPr>
      </w:pPr>
    </w:p>
    <w:p w14:paraId="62B2F60A" w14:textId="77777777" w:rsidR="00FA527F" w:rsidRDefault="00FA527F" w:rsidP="00D20822">
      <w:pPr>
        <w:jc w:val="left"/>
        <w:rPr>
          <w:rFonts w:ascii="Arial" w:hAnsi="Arial" w:cs="Arial"/>
          <w:b/>
          <w:bCs/>
        </w:rPr>
      </w:pPr>
    </w:p>
    <w:p w14:paraId="11CAF617" w14:textId="77777777" w:rsidR="00C10B7F" w:rsidRPr="00C10B7F" w:rsidRDefault="00C10B7F" w:rsidP="00C10B7F">
      <w:pPr>
        <w:jc w:val="left"/>
        <w:rPr>
          <w:rFonts w:ascii="Arial" w:hAnsi="Arial" w:cs="Arial"/>
          <w:b/>
          <w:bCs/>
        </w:rPr>
      </w:pPr>
      <w:r w:rsidRPr="00C10B7F">
        <w:rPr>
          <w:rFonts w:ascii="Arial" w:hAnsi="Arial" w:cs="Arial"/>
          <w:b/>
          <w:bCs/>
        </w:rPr>
        <w:t>3.1 Global Deployment Trends and Future Projections (to 2050)</w:t>
      </w:r>
    </w:p>
    <w:p w14:paraId="324F7FDC" w14:textId="77777777" w:rsidR="00C10B7F" w:rsidRPr="00C10B7F" w:rsidRDefault="00C10B7F" w:rsidP="00C10B7F">
      <w:pPr>
        <w:numPr>
          <w:ilvl w:val="0"/>
          <w:numId w:val="22"/>
        </w:numPr>
        <w:jc w:val="left"/>
        <w:rPr>
          <w:rFonts w:ascii="Arial" w:hAnsi="Arial" w:cs="Arial"/>
          <w:b/>
          <w:bCs/>
        </w:rPr>
      </w:pPr>
      <w:r w:rsidRPr="00C10B7F">
        <w:rPr>
          <w:rFonts w:ascii="Arial" w:hAnsi="Arial" w:cs="Arial"/>
          <w:b/>
          <w:bCs/>
        </w:rPr>
        <w:t>Overview: Briefly introduce how flexibility technologies are scaling globally, driven by electrification, decarbonization, and digitalization.</w:t>
      </w:r>
    </w:p>
    <w:p w14:paraId="2EE8FAE8" w14:textId="77777777" w:rsidR="00C10B7F" w:rsidRPr="00C10B7F" w:rsidRDefault="00C10B7F" w:rsidP="00C10B7F">
      <w:pPr>
        <w:numPr>
          <w:ilvl w:val="0"/>
          <w:numId w:val="22"/>
        </w:numPr>
        <w:jc w:val="left"/>
        <w:rPr>
          <w:rFonts w:ascii="Arial" w:hAnsi="Arial" w:cs="Arial"/>
          <w:b/>
          <w:bCs/>
        </w:rPr>
      </w:pPr>
      <w:r w:rsidRPr="00C10B7F">
        <w:rPr>
          <w:rFonts w:ascii="Arial" w:hAnsi="Arial" w:cs="Arial"/>
          <w:b/>
          <w:bCs/>
        </w:rPr>
        <w:lastRenderedPageBreak/>
        <w:t>By Technology Category:</w:t>
      </w:r>
    </w:p>
    <w:p w14:paraId="3AEE63E8"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Supply-side:</w:t>
      </w:r>
    </w:p>
    <w:p w14:paraId="667B9C03"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Clean dispatchable generation</w:t>
      </w:r>
      <w:r w:rsidRPr="00C10B7F">
        <w:rPr>
          <w:rFonts w:ascii="Arial" w:hAnsi="Arial" w:cs="Arial"/>
          <w:b/>
          <w:bCs/>
        </w:rPr>
        <w:t>: Role of flexible gas, nuclear, and biomass; phase-out vs. retrofitting projections.</w:t>
      </w:r>
    </w:p>
    <w:p w14:paraId="2F1D0C09"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Large-scale electricity storage</w:t>
      </w:r>
      <w:r w:rsidRPr="00C10B7F">
        <w:rPr>
          <w:rFonts w:ascii="Arial" w:hAnsi="Arial" w:cs="Arial"/>
          <w:b/>
          <w:bCs/>
        </w:rPr>
        <w:t>: Global installed BESS and pumped hydro; forecasted GW capacity by 2030/2040/2050.</w:t>
      </w:r>
    </w:p>
    <w:p w14:paraId="08639329"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Grid interconnectors</w:t>
      </w:r>
      <w:r w:rsidRPr="00C10B7F">
        <w:rPr>
          <w:rFonts w:ascii="Arial" w:hAnsi="Arial" w:cs="Arial"/>
          <w:b/>
          <w:bCs/>
        </w:rPr>
        <w:t>: Growth of cross-border HVDC projects (e.g., Europe, ASEAN), increasing interconnection capacity.</w:t>
      </w:r>
    </w:p>
    <w:p w14:paraId="6F112FDC"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Demand-side:</w:t>
      </w:r>
    </w:p>
    <w:p w14:paraId="0165EBF5"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Domestic smart appliances</w:t>
      </w:r>
      <w:r w:rsidRPr="00C10B7F">
        <w:rPr>
          <w:rFonts w:ascii="Arial" w:hAnsi="Arial" w:cs="Arial"/>
          <w:b/>
          <w:bCs/>
        </w:rPr>
        <w:t>: Smart meter penetration, projected household DSR participation.</w:t>
      </w:r>
    </w:p>
    <w:p w14:paraId="3E19D22C"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ICDR</w:t>
      </w:r>
      <w:r w:rsidRPr="00C10B7F">
        <w:rPr>
          <w:rFonts w:ascii="Arial" w:hAnsi="Arial" w:cs="Arial"/>
          <w:b/>
          <w:bCs/>
        </w:rPr>
        <w:t>: Sectoral uptake, potential MW flexibility unlocked, trends in automation.</w:t>
      </w:r>
    </w:p>
    <w:p w14:paraId="7FA0B65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Smart &amp; bidirectional EV charging</w:t>
      </w:r>
      <w:r w:rsidRPr="00C10B7F">
        <w:rPr>
          <w:rFonts w:ascii="Arial" w:hAnsi="Arial" w:cs="Arial"/>
          <w:b/>
          <w:bCs/>
        </w:rPr>
        <w:t>: EV fleet growth, share of smart/V2X-enabled chargers by 2030 and 2050.</w:t>
      </w:r>
    </w:p>
    <w:p w14:paraId="5380943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Aggregators/VPPs</w:t>
      </w:r>
      <w:r w:rsidRPr="00C10B7F">
        <w:rPr>
          <w:rFonts w:ascii="Arial" w:hAnsi="Arial" w:cs="Arial"/>
          <w:b/>
          <w:bCs/>
        </w:rPr>
        <w:t>: Number of aggregators, share of DERs managed, scaling potential.</w:t>
      </w:r>
    </w:p>
    <w:p w14:paraId="06C366E4"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Multi-energy systems:</w:t>
      </w:r>
    </w:p>
    <w:p w14:paraId="114EE8EF"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P2X (P2G, P2H, P2L)</w:t>
      </w:r>
      <w:r w:rsidRPr="00C10B7F">
        <w:rPr>
          <w:rFonts w:ascii="Arial" w:hAnsi="Arial" w:cs="Arial"/>
          <w:b/>
          <w:bCs/>
        </w:rPr>
        <w:t xml:space="preserve">: Deployment of </w:t>
      </w:r>
      <w:proofErr w:type="spellStart"/>
      <w:r w:rsidRPr="00C10B7F">
        <w:rPr>
          <w:rFonts w:ascii="Arial" w:hAnsi="Arial" w:cs="Arial"/>
          <w:b/>
          <w:bCs/>
        </w:rPr>
        <w:t>electrolyzers</w:t>
      </w:r>
      <w:proofErr w:type="spellEnd"/>
      <w:r w:rsidRPr="00C10B7F">
        <w:rPr>
          <w:rFonts w:ascii="Arial" w:hAnsi="Arial" w:cs="Arial"/>
          <w:b/>
          <w:bCs/>
        </w:rPr>
        <w:t>, sector integration forecasts.</w:t>
      </w:r>
    </w:p>
    <w:p w14:paraId="1B4AE3D4"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 xml:space="preserve">Gas networks &amp; </w:t>
      </w:r>
      <w:proofErr w:type="spellStart"/>
      <w:r w:rsidRPr="00C10B7F">
        <w:rPr>
          <w:rFonts w:ascii="Arial" w:hAnsi="Arial" w:cs="Arial"/>
          <w:b/>
          <w:bCs/>
          <w:i/>
          <w:iCs/>
        </w:rPr>
        <w:t>linepack</w:t>
      </w:r>
      <w:proofErr w:type="spellEnd"/>
      <w:r w:rsidRPr="00C10B7F">
        <w:rPr>
          <w:rFonts w:ascii="Arial" w:hAnsi="Arial" w:cs="Arial"/>
          <w:b/>
          <w:bCs/>
        </w:rPr>
        <w:t>: Status of hydrogen blending, evolution of hybrid gas-electric systems.</w:t>
      </w:r>
    </w:p>
    <w:p w14:paraId="23130F0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District heating &amp; TES, CHP</w:t>
      </w:r>
      <w:r w:rsidRPr="00C10B7F">
        <w:rPr>
          <w:rFonts w:ascii="Arial" w:hAnsi="Arial" w:cs="Arial"/>
          <w:b/>
          <w:bCs/>
        </w:rPr>
        <w:t>: Deployment in cold-climate regions, projected heat storage volume.</w:t>
      </w:r>
    </w:p>
    <w:p w14:paraId="2D34B000"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Energy hubs</w:t>
      </w:r>
      <w:r w:rsidRPr="00C10B7F">
        <w:rPr>
          <w:rFonts w:ascii="Arial" w:hAnsi="Arial" w:cs="Arial"/>
          <w:b/>
          <w:bCs/>
        </w:rPr>
        <w:t>: Growth of local integrated systems in cities and industrial clusters.</w:t>
      </w:r>
    </w:p>
    <w:p w14:paraId="5950C0C5" w14:textId="77777777" w:rsidR="00C10B7F" w:rsidRPr="00C10B7F" w:rsidRDefault="00C10B7F" w:rsidP="00C10B7F">
      <w:pPr>
        <w:jc w:val="left"/>
        <w:rPr>
          <w:rFonts w:ascii="Arial" w:hAnsi="Arial" w:cs="Arial"/>
          <w:b/>
          <w:bCs/>
        </w:rPr>
      </w:pPr>
      <w:r w:rsidRPr="00C10B7F">
        <w:rPr>
          <w:rFonts w:ascii="Arial" w:hAnsi="Arial" w:cs="Arial"/>
          <w:b/>
          <w:bCs/>
        </w:rPr>
        <w:t>3.2 Barriers to Broader Deployment</w:t>
      </w:r>
    </w:p>
    <w:p w14:paraId="0A003E6E" w14:textId="77777777" w:rsidR="00C10B7F" w:rsidRPr="00C10B7F" w:rsidRDefault="00C10B7F" w:rsidP="00C10B7F">
      <w:pPr>
        <w:numPr>
          <w:ilvl w:val="0"/>
          <w:numId w:val="23"/>
        </w:numPr>
        <w:jc w:val="left"/>
        <w:rPr>
          <w:rFonts w:ascii="Arial" w:hAnsi="Arial" w:cs="Arial"/>
          <w:b/>
          <w:bCs/>
        </w:rPr>
      </w:pPr>
      <w:r w:rsidRPr="00C10B7F">
        <w:rPr>
          <w:rFonts w:ascii="Arial" w:hAnsi="Arial" w:cs="Arial"/>
          <w:b/>
          <w:bCs/>
        </w:rPr>
        <w:t>Technology-specific challenges:</w:t>
      </w:r>
    </w:p>
    <w:p w14:paraId="4667B4EA"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High capital costs, infrastructure constraints (e.g., pumped hydro, CAES).</w:t>
      </w:r>
    </w:p>
    <w:p w14:paraId="13943C45"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Interoperability, cybersecurity (smart appliances, V2X).</w:t>
      </w:r>
    </w:p>
    <w:p w14:paraId="38D8CC94"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Feedstock and sustainability constraints (biomass).</w:t>
      </w:r>
    </w:p>
    <w:p w14:paraId="702D155E"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Low returns or uncertain revenue models (aggregators, TES, CHP).</w:t>
      </w:r>
    </w:p>
    <w:p w14:paraId="0C999B8E" w14:textId="77777777" w:rsidR="00C10B7F" w:rsidRPr="00C10B7F" w:rsidRDefault="00C10B7F" w:rsidP="00C10B7F">
      <w:pPr>
        <w:numPr>
          <w:ilvl w:val="0"/>
          <w:numId w:val="23"/>
        </w:numPr>
        <w:jc w:val="left"/>
        <w:rPr>
          <w:rFonts w:ascii="Arial" w:hAnsi="Arial" w:cs="Arial"/>
          <w:b/>
          <w:bCs/>
        </w:rPr>
      </w:pPr>
      <w:r w:rsidRPr="00C10B7F">
        <w:rPr>
          <w:rFonts w:ascii="Arial" w:hAnsi="Arial" w:cs="Arial"/>
          <w:b/>
          <w:bCs/>
        </w:rPr>
        <w:t>Cross-cutting barriers:</w:t>
      </w:r>
    </w:p>
    <w:p w14:paraId="7BF15958"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Lack of market access for distributed assets.</w:t>
      </w:r>
    </w:p>
    <w:p w14:paraId="74FD7F19"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Institutional and planning inertia (especially for multi-vector integration).</w:t>
      </w:r>
    </w:p>
    <w:p w14:paraId="3C01E548"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Limited consumer awareness and engagement.</w:t>
      </w:r>
    </w:p>
    <w:p w14:paraId="2FC5D718" w14:textId="77777777" w:rsidR="00C10B7F" w:rsidRPr="00C10B7F" w:rsidRDefault="00C10B7F" w:rsidP="00C10B7F">
      <w:pPr>
        <w:jc w:val="left"/>
        <w:rPr>
          <w:rFonts w:ascii="Arial" w:hAnsi="Arial" w:cs="Arial"/>
          <w:b/>
          <w:bCs/>
        </w:rPr>
      </w:pPr>
      <w:r w:rsidRPr="00C10B7F">
        <w:rPr>
          <w:rFonts w:ascii="Arial" w:hAnsi="Arial" w:cs="Arial"/>
          <w:b/>
          <w:bCs/>
        </w:rPr>
        <w:t>3.3 Market and Regulatory Evolution for Flexibility Investment</w:t>
      </w:r>
    </w:p>
    <w:p w14:paraId="53D988B0"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Redesigning markets to value flexibility:</w:t>
      </w:r>
    </w:p>
    <w:p w14:paraId="5B5DA107"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Move from energy-only markets to flexibility-focused capacity and ancillary service markets.</w:t>
      </w:r>
    </w:p>
    <w:p w14:paraId="31F76242"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 xml:space="preserve">Time- and locational-value-based pricing (e.g., dynamic </w:t>
      </w:r>
      <w:proofErr w:type="spellStart"/>
      <w:r w:rsidRPr="00C10B7F">
        <w:rPr>
          <w:rFonts w:ascii="Arial" w:hAnsi="Arial" w:cs="Arial"/>
          <w:b/>
          <w:bCs/>
        </w:rPr>
        <w:t>ToU</w:t>
      </w:r>
      <w:proofErr w:type="spellEnd"/>
      <w:r w:rsidRPr="00C10B7F">
        <w:rPr>
          <w:rFonts w:ascii="Arial" w:hAnsi="Arial" w:cs="Arial"/>
          <w:b/>
          <w:bCs/>
        </w:rPr>
        <w:t xml:space="preserve"> tariffs, flexibility zones).</w:t>
      </w:r>
    </w:p>
    <w:p w14:paraId="7A815A36"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lastRenderedPageBreak/>
        <w:t>Enabling distributed and aggregated flexibility:</w:t>
      </w:r>
    </w:p>
    <w:p w14:paraId="4F6EBA75"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Open local flexibility markets, dynamic procurement by DSOs.</w:t>
      </w:r>
    </w:p>
    <w:p w14:paraId="65F4099F"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Fair compensation for DSR, aggregator participation frameworks.</w:t>
      </w:r>
    </w:p>
    <w:p w14:paraId="5E2200E9"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Regulatory frameworks and policy enablers:</w:t>
      </w:r>
    </w:p>
    <w:p w14:paraId="5989D6EA"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Standardization and interoperability rules.</w:t>
      </w:r>
    </w:p>
    <w:p w14:paraId="1806BAE8"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Mandates for smart metering, V2G readiness.</w:t>
      </w:r>
    </w:p>
    <w:p w14:paraId="553D1F56"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Incentives or mandates for multi-vector coordination (e.g., national flexibility targets).</w:t>
      </w:r>
    </w:p>
    <w:p w14:paraId="24E803E8"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International collaboration and knowledge sharing:</w:t>
      </w:r>
    </w:p>
    <w:p w14:paraId="73EA90B4"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Harmonizing flexibility valuation across regions.</w:t>
      </w:r>
    </w:p>
    <w:p w14:paraId="0599983C" w14:textId="586E8865" w:rsidR="00C10B7F" w:rsidRPr="00C10B7F" w:rsidRDefault="00C10B7F" w:rsidP="00D20822">
      <w:pPr>
        <w:numPr>
          <w:ilvl w:val="1"/>
          <w:numId w:val="24"/>
        </w:numPr>
        <w:jc w:val="left"/>
        <w:rPr>
          <w:rFonts w:ascii="Arial" w:hAnsi="Arial" w:cs="Arial"/>
          <w:b/>
          <w:bCs/>
        </w:rPr>
      </w:pPr>
      <w:r w:rsidRPr="00C10B7F">
        <w:rPr>
          <w:rFonts w:ascii="Arial" w:hAnsi="Arial" w:cs="Arial"/>
          <w:b/>
          <w:bCs/>
        </w:rPr>
        <w:t>Joint infrastructure investments (e.g., interconnectors, hydrogen corridors).</w:t>
      </w:r>
    </w:p>
    <w:p w14:paraId="4CCFFB36" w14:textId="77777777" w:rsidR="00E50BE2" w:rsidRDefault="00E50BE2" w:rsidP="00D20822">
      <w:pPr>
        <w:jc w:val="left"/>
        <w:rPr>
          <w:rFonts w:ascii="Arial" w:hAnsi="Arial" w:cs="Arial"/>
          <w:b/>
          <w:bCs/>
        </w:rPr>
      </w:pPr>
    </w:p>
    <w:p w14:paraId="4EE02740" w14:textId="77777777" w:rsidR="00E50BE2" w:rsidRPr="00583406" w:rsidRDefault="00E50BE2" w:rsidP="00E50BE2">
      <w:pPr>
        <w:jc w:val="left"/>
        <w:rPr>
          <w:rFonts w:ascii="Arial" w:hAnsi="Arial" w:cs="Arial"/>
          <w:b/>
          <w:bCs/>
        </w:rPr>
      </w:pPr>
      <w:r w:rsidRPr="00583406">
        <w:rPr>
          <w:rFonts w:ascii="Arial" w:hAnsi="Arial" w:cs="Arial"/>
          <w:b/>
          <w:bCs/>
        </w:rPr>
        <w:t xml:space="preserve">Aggregators and </w:t>
      </w:r>
      <w:r>
        <w:rPr>
          <w:rFonts w:ascii="Arial" w:hAnsi="Arial" w:cs="Arial" w:hint="eastAsia"/>
          <w:b/>
          <w:bCs/>
        </w:rPr>
        <w:t>d</w:t>
      </w:r>
      <w:r w:rsidRPr="00583406">
        <w:rPr>
          <w:rFonts w:ascii="Arial" w:hAnsi="Arial" w:cs="Arial"/>
          <w:b/>
          <w:bCs/>
        </w:rPr>
        <w:t xml:space="preserve">igital </w:t>
      </w:r>
      <w:r>
        <w:rPr>
          <w:rFonts w:ascii="Arial" w:hAnsi="Arial" w:cs="Arial" w:hint="eastAsia"/>
          <w:b/>
          <w:bCs/>
        </w:rPr>
        <w:t>p</w:t>
      </w:r>
      <w:r w:rsidRPr="00583406">
        <w:rPr>
          <w:rFonts w:ascii="Arial" w:hAnsi="Arial" w:cs="Arial"/>
          <w:b/>
          <w:bCs/>
        </w:rPr>
        <w:t>latforms</w:t>
      </w:r>
      <w:r>
        <w:rPr>
          <w:rFonts w:ascii="Arial" w:hAnsi="Arial" w:cs="Arial" w:hint="eastAsia"/>
          <w:b/>
          <w:bCs/>
        </w:rPr>
        <w:t xml:space="preserve"> [147]</w:t>
      </w:r>
    </w:p>
    <w:p w14:paraId="084EB27F" w14:textId="77777777" w:rsidR="00E50BE2" w:rsidRPr="00F4538D" w:rsidRDefault="00E50BE2" w:rsidP="00E50BE2">
      <w:pPr>
        <w:jc w:val="left"/>
        <w:rPr>
          <w:rFonts w:ascii="Arial" w:hAnsi="Arial" w:cs="Arial"/>
        </w:rPr>
      </w:pPr>
      <w:r w:rsidRPr="00C52A18">
        <w:rPr>
          <w:rFonts w:ascii="Arial" w:hAnsi="Arial" w:cs="Arial"/>
        </w:rPr>
        <w:t xml:space="preserve">To enable broad participation in flexibility markets across sectors, </w:t>
      </w:r>
      <w:r w:rsidRPr="00C52A18">
        <w:rPr>
          <w:rFonts w:ascii="Arial" w:hAnsi="Arial" w:cs="Arial"/>
          <w:color w:val="0070C0"/>
          <w:highlight w:val="yellow"/>
        </w:rPr>
        <w:t>aggregators and digital platforms</w:t>
      </w:r>
      <w:r w:rsidRPr="00C52A18">
        <w:rPr>
          <w:rFonts w:ascii="Arial" w:hAnsi="Arial" w:cs="Arial"/>
        </w:rPr>
        <w:t xml:space="preserve"> are emerging as key intermediaries that coordinate and manage </w:t>
      </w:r>
      <w:r w:rsidRPr="00F4538D">
        <w:rPr>
          <w:rFonts w:ascii="Arial" w:hAnsi="Arial" w:cs="Arial"/>
          <w:highlight w:val="yellow"/>
        </w:rPr>
        <w:t>distributed energy resources (DERs)</w:t>
      </w:r>
      <w:r w:rsidRPr="00F4538D">
        <w:rPr>
          <w:rFonts w:ascii="Arial" w:hAnsi="Arial" w:cs="Arial"/>
        </w:rPr>
        <w:t xml:space="preserve"> such as residential batteries, </w:t>
      </w:r>
      <w:r>
        <w:rPr>
          <w:rFonts w:ascii="Arial" w:hAnsi="Arial" w:cs="Arial" w:hint="eastAsia"/>
        </w:rPr>
        <w:t>EVs</w:t>
      </w:r>
      <w:r w:rsidRPr="00F4538D">
        <w:rPr>
          <w:rFonts w:ascii="Arial" w:hAnsi="Arial" w:cs="Arial"/>
        </w:rPr>
        <w:t>, heat pumps, and smart appliances</w:t>
      </w:r>
      <w:r>
        <w:rPr>
          <w:rFonts w:ascii="Arial" w:hAnsi="Arial" w:cs="Arial" w:hint="eastAsia"/>
        </w:rPr>
        <w:t xml:space="preserve">. </w:t>
      </w:r>
      <w:r w:rsidRPr="00F4538D">
        <w:rPr>
          <w:rFonts w:ascii="Arial" w:hAnsi="Arial" w:cs="Arial"/>
        </w:rPr>
        <w:t xml:space="preserve">By pooling these </w:t>
      </w:r>
      <w:r w:rsidRPr="00C52A18">
        <w:rPr>
          <w:rFonts w:ascii="Arial" w:hAnsi="Arial" w:cs="Arial"/>
        </w:rPr>
        <w:t xml:space="preserve">decentralized </w:t>
      </w:r>
      <w:r w:rsidRPr="00F4538D">
        <w:rPr>
          <w:rFonts w:ascii="Arial" w:hAnsi="Arial" w:cs="Arial"/>
        </w:rPr>
        <w:t xml:space="preserve">assets, aggregators form </w:t>
      </w:r>
      <w:r w:rsidRPr="00F4538D">
        <w:rPr>
          <w:rFonts w:ascii="Arial" w:hAnsi="Arial" w:cs="Arial"/>
          <w:color w:val="0070C0"/>
          <w:highlight w:val="yellow"/>
        </w:rPr>
        <w:t>virtual power plants (VPPs)</w:t>
      </w:r>
      <w:r w:rsidRPr="00F4538D">
        <w:rPr>
          <w:rFonts w:ascii="Arial" w:hAnsi="Arial" w:cs="Arial"/>
        </w:rPr>
        <w:t xml:space="preserve"> capable of delivering </w:t>
      </w:r>
      <w:r w:rsidRPr="00F4538D">
        <w:rPr>
          <w:rFonts w:ascii="Arial" w:hAnsi="Arial" w:cs="Arial"/>
          <w:highlight w:val="green"/>
        </w:rPr>
        <w:t>fast-response (seconds to minutes), short- to medium-duration flexibility across multiple sectors</w:t>
      </w:r>
      <w:r w:rsidRPr="00F4538D">
        <w:rPr>
          <w:rFonts w:ascii="Arial" w:hAnsi="Arial" w:cs="Arial"/>
        </w:rPr>
        <w:t>.</w:t>
      </w:r>
    </w:p>
    <w:p w14:paraId="4E22695C" w14:textId="77777777" w:rsidR="00E50BE2" w:rsidRPr="00F4538D" w:rsidRDefault="00E50BE2" w:rsidP="00E50BE2">
      <w:pPr>
        <w:jc w:val="left"/>
        <w:rPr>
          <w:rFonts w:ascii="Arial" w:hAnsi="Arial" w:cs="Arial"/>
        </w:rPr>
      </w:pPr>
      <w:r w:rsidRPr="00F4538D">
        <w:rPr>
          <w:rFonts w:ascii="Arial" w:hAnsi="Arial" w:cs="Arial"/>
        </w:rPr>
        <w:t xml:space="preserve">These platforms use </w:t>
      </w:r>
      <w:r w:rsidRPr="00F4538D">
        <w:rPr>
          <w:rFonts w:ascii="Arial" w:hAnsi="Arial" w:cs="Arial"/>
          <w:highlight w:val="green"/>
        </w:rPr>
        <w:t>real-time data, AI-driven algorithms, and standardized communication protocols</w:t>
      </w:r>
      <w:r w:rsidRPr="00F4538D">
        <w:rPr>
          <w:rFonts w:ascii="Arial" w:hAnsi="Arial" w:cs="Arial"/>
        </w:rPr>
        <w:t xml:space="preserve"> to optimize DER dispatch in response to </w:t>
      </w:r>
      <w:r w:rsidRPr="00F4538D">
        <w:rPr>
          <w:rFonts w:ascii="Arial" w:hAnsi="Arial" w:cs="Arial"/>
          <w:highlight w:val="green"/>
        </w:rPr>
        <w:t>market prices, grid conditions, or control signals</w:t>
      </w:r>
      <w:r w:rsidRPr="00F4538D">
        <w:rPr>
          <w:rFonts w:ascii="Arial" w:hAnsi="Arial" w:cs="Arial"/>
        </w:rPr>
        <w:t>. VPPs can participate in wholesale markets, balancing services, and local flexibility schemes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offering</w:t>
      </w:r>
      <w:r>
        <w:rPr>
          <w:rFonts w:ascii="Arial" w:hAnsi="Arial" w:cs="Arial" w:hint="eastAsia"/>
        </w:rPr>
        <w:t xml:space="preserve"> </w:t>
      </w:r>
      <w:r w:rsidRPr="00F4538D">
        <w:rPr>
          <w:rFonts w:ascii="Arial" w:hAnsi="Arial" w:cs="Arial"/>
        </w:rPr>
        <w:t>grid operators a scalable and decentralized alternative to conventional peaking plants.</w:t>
      </w:r>
    </w:p>
    <w:p w14:paraId="1930C33E" w14:textId="77777777" w:rsidR="00E50BE2" w:rsidRDefault="00E50BE2" w:rsidP="00E50BE2">
      <w:pPr>
        <w:jc w:val="left"/>
        <w:rPr>
          <w:rFonts w:ascii="Arial" w:hAnsi="Arial" w:cs="Arial"/>
        </w:rPr>
      </w:pPr>
      <w:r w:rsidRPr="00F4538D">
        <w:rPr>
          <w:rFonts w:ascii="Arial" w:hAnsi="Arial" w:cs="Arial"/>
        </w:rPr>
        <w:t xml:space="preserve">While still evolving, the technological maturity of aggregator platforms is rapidly advancing. Their deployment </w:t>
      </w:r>
      <w:r w:rsidRPr="00F4538D">
        <w:rPr>
          <w:rFonts w:ascii="Arial" w:hAnsi="Arial" w:cs="Arial"/>
          <w:highlight w:val="cyan"/>
        </w:rPr>
        <w:t>enhances grid stability, improves renewable integration, and unlocks new revenue opportunities for consumers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supporting</w:t>
      </w:r>
      <w:r>
        <w:rPr>
          <w:rFonts w:ascii="Arial" w:hAnsi="Arial" w:cs="Arial" w:hint="eastAsia"/>
        </w:rPr>
        <w:t xml:space="preserve"> </w:t>
      </w:r>
      <w:r w:rsidRPr="00F4538D">
        <w:rPr>
          <w:rFonts w:ascii="Arial" w:hAnsi="Arial" w:cs="Arial"/>
        </w:rPr>
        <w:t>a more resilient, efficient, and participatory clean energy system.</w:t>
      </w:r>
    </w:p>
    <w:p w14:paraId="7EBEECAC" w14:textId="77777777" w:rsidR="00E50BE2" w:rsidRDefault="00E50BE2" w:rsidP="00E50BE2">
      <w:pPr>
        <w:jc w:val="left"/>
        <w:rPr>
          <w:rFonts w:ascii="Arial" w:hAnsi="Arial" w:cs="Arial"/>
          <w:b/>
          <w:bCs/>
        </w:rPr>
      </w:pPr>
      <w:r w:rsidRPr="00677FBD">
        <w:rPr>
          <w:rFonts w:ascii="Arial" w:hAnsi="Arial" w:cs="Arial" w:hint="eastAsia"/>
          <w:b/>
          <w:bCs/>
        </w:rPr>
        <w:t>Energy hubs</w:t>
      </w:r>
      <w:r>
        <w:rPr>
          <w:rFonts w:ascii="Arial" w:hAnsi="Arial" w:cs="Arial" w:hint="eastAsia"/>
          <w:b/>
          <w:bCs/>
        </w:rPr>
        <w:t xml:space="preserve"> and integrated energy systems</w:t>
      </w:r>
      <w:r w:rsidRPr="00677FBD">
        <w:rPr>
          <w:rFonts w:ascii="Arial" w:hAnsi="Arial" w:cs="Arial" w:hint="eastAsia"/>
          <w:b/>
          <w:bCs/>
        </w:rPr>
        <w:t xml:space="preserve"> [</w:t>
      </w:r>
      <w:r>
        <w:rPr>
          <w:rFonts w:ascii="Arial" w:hAnsi="Arial" w:cs="Arial" w:hint="eastAsia"/>
          <w:b/>
          <w:bCs/>
        </w:rPr>
        <w:t>165</w:t>
      </w:r>
      <w:r w:rsidRPr="00677FBD">
        <w:rPr>
          <w:rFonts w:ascii="Arial" w:hAnsi="Arial" w:cs="Arial" w:hint="eastAsia"/>
          <w:b/>
          <w:bCs/>
        </w:rPr>
        <w:t>]</w:t>
      </w:r>
    </w:p>
    <w:p w14:paraId="7D8A89CD" w14:textId="77777777" w:rsidR="00E50BE2" w:rsidRDefault="00E50BE2" w:rsidP="00E50BE2">
      <w:pPr>
        <w:jc w:val="left"/>
        <w:rPr>
          <w:rFonts w:ascii="Arial" w:hAnsi="Arial" w:cs="Arial"/>
        </w:rPr>
      </w:pPr>
      <w:r w:rsidRPr="004E1F23">
        <w:rPr>
          <w:rFonts w:ascii="Arial" w:hAnsi="Arial" w:cs="Arial"/>
          <w:color w:val="7030A0"/>
          <w:highlight w:val="yellow"/>
        </w:rPr>
        <w:t>Energy hubs</w:t>
      </w:r>
      <w:r w:rsidRPr="009F4777">
        <w:rPr>
          <w:rFonts w:ascii="Arial" w:hAnsi="Arial" w:cs="Arial"/>
        </w:rPr>
        <w:t xml:space="preserve"> are localized, multi-vector infrastructures</w:t>
      </w:r>
      <w:r>
        <w:rPr>
          <w:rFonts w:ascii="Arial" w:hAnsi="Arial" w:cs="Arial" w:hint="eastAsia"/>
        </w:rPr>
        <w:t xml:space="preserve"> </w:t>
      </w:r>
      <w:r>
        <w:rPr>
          <w:rFonts w:ascii="Arial" w:hAnsi="Arial" w:cs="Arial"/>
        </w:rPr>
        <w:t>–</w:t>
      </w:r>
      <w:r>
        <w:rPr>
          <w:rFonts w:ascii="Arial" w:hAnsi="Arial" w:cs="Arial" w:hint="eastAsia"/>
        </w:rPr>
        <w:t xml:space="preserve"> often located</w:t>
      </w:r>
      <w:r w:rsidRPr="009F4777">
        <w:rPr>
          <w:rFonts w:ascii="Arial" w:hAnsi="Arial" w:cs="Arial"/>
        </w:rPr>
        <w:t xml:space="preserve"> in campuses, communities, or industrial parks</w:t>
      </w:r>
      <w:r>
        <w:rPr>
          <w:rFonts w:ascii="Arial" w:hAnsi="Arial" w:cs="Arial" w:hint="eastAsia"/>
        </w:rPr>
        <w:t xml:space="preserve"> </w:t>
      </w:r>
      <w:r>
        <w:rPr>
          <w:rFonts w:ascii="Arial" w:hAnsi="Arial" w:cs="Arial"/>
        </w:rPr>
        <w:t>–</w:t>
      </w:r>
      <w:r>
        <w:rPr>
          <w:rFonts w:ascii="Arial" w:hAnsi="Arial" w:cs="Arial" w:hint="eastAsia"/>
        </w:rPr>
        <w:t xml:space="preserve"> </w:t>
      </w:r>
      <w:r w:rsidRPr="009F4777">
        <w:rPr>
          <w:rFonts w:ascii="Arial" w:hAnsi="Arial" w:cs="Arial"/>
        </w:rPr>
        <w:t>that</w:t>
      </w:r>
      <w:r>
        <w:rPr>
          <w:rFonts w:ascii="Arial" w:hAnsi="Arial" w:cs="Arial" w:hint="eastAsia"/>
        </w:rPr>
        <w:t xml:space="preserve"> </w:t>
      </w:r>
      <w:r w:rsidRPr="00E00A56">
        <w:rPr>
          <w:rFonts w:ascii="Arial" w:hAnsi="Arial" w:cs="Arial"/>
        </w:rPr>
        <w:t xml:space="preserve">manage </w:t>
      </w:r>
      <w:r w:rsidRPr="009F4777">
        <w:rPr>
          <w:rFonts w:ascii="Arial" w:hAnsi="Arial" w:cs="Arial"/>
        </w:rPr>
        <w:t xml:space="preserve">the </w:t>
      </w:r>
      <w:r>
        <w:rPr>
          <w:rFonts w:ascii="Arial" w:hAnsi="Arial" w:cs="Arial" w:hint="eastAsia"/>
        </w:rPr>
        <w:t>production</w:t>
      </w:r>
      <w:r w:rsidRPr="009F4777">
        <w:rPr>
          <w:rFonts w:ascii="Arial" w:hAnsi="Arial" w:cs="Arial"/>
        </w:rPr>
        <w:t xml:space="preserve">, conversion, storage, and consumption of </w:t>
      </w:r>
      <w:r w:rsidRPr="00A0102E">
        <w:rPr>
          <w:rFonts w:ascii="Arial" w:hAnsi="Arial" w:cs="Arial"/>
        </w:rPr>
        <w:t>multiple energy carriers</w:t>
      </w:r>
      <w:r w:rsidRPr="009F4777">
        <w:rPr>
          <w:rFonts w:ascii="Arial" w:hAnsi="Arial" w:cs="Arial"/>
        </w:rPr>
        <w:t xml:space="preserve">, including </w:t>
      </w:r>
      <w:r w:rsidRPr="009F4777">
        <w:rPr>
          <w:rFonts w:ascii="Arial" w:hAnsi="Arial" w:cs="Arial"/>
          <w:highlight w:val="yellow"/>
        </w:rPr>
        <w:t xml:space="preserve">electricity, </w:t>
      </w:r>
      <w:r w:rsidRPr="00D34E7A">
        <w:rPr>
          <w:rFonts w:ascii="Arial" w:hAnsi="Arial" w:cs="Arial" w:hint="eastAsia"/>
          <w:highlight w:val="yellow"/>
        </w:rPr>
        <w:t xml:space="preserve">gas, and </w:t>
      </w:r>
      <w:r w:rsidRPr="009F4777">
        <w:rPr>
          <w:rFonts w:ascii="Arial" w:hAnsi="Arial" w:cs="Arial"/>
          <w:highlight w:val="yellow"/>
        </w:rPr>
        <w:t>heat</w:t>
      </w:r>
      <w:r w:rsidRPr="009F4777">
        <w:rPr>
          <w:rFonts w:ascii="Arial" w:hAnsi="Arial" w:cs="Arial"/>
        </w:rPr>
        <w:t xml:space="preserve">. </w:t>
      </w:r>
      <w:r w:rsidRPr="00E00A56">
        <w:rPr>
          <w:rFonts w:ascii="Arial" w:hAnsi="Arial" w:cs="Arial"/>
        </w:rPr>
        <w:t xml:space="preserve">By leveraging real-time data, digital controls, and coordinated storage assets, these hubs </w:t>
      </w:r>
      <w:r w:rsidRPr="00E00A56">
        <w:rPr>
          <w:rFonts w:ascii="Arial" w:hAnsi="Arial" w:cs="Arial"/>
          <w:highlight w:val="green"/>
        </w:rPr>
        <w:t>optimize local energy flows, enable demand-side flexibility, and facilitate the integration of variable renewable energy at the distribution level</w:t>
      </w:r>
      <w:r w:rsidRPr="00E00A56">
        <w:rPr>
          <w:rFonts w:ascii="Arial" w:hAnsi="Arial" w:cs="Arial"/>
        </w:rPr>
        <w:t xml:space="preserve">. Their ability to shift loads across vectors and time </w:t>
      </w:r>
      <w:r w:rsidRPr="00E00A56">
        <w:rPr>
          <w:rFonts w:ascii="Arial" w:hAnsi="Arial" w:cs="Arial"/>
          <w:highlight w:val="green"/>
        </w:rPr>
        <w:t>enhances system reliability, reduces peak demand, and supports decarbonization in decentralized energy settings</w:t>
      </w:r>
      <w:r w:rsidRPr="00E00A56">
        <w:rPr>
          <w:rFonts w:ascii="Arial" w:hAnsi="Arial" w:cs="Arial"/>
        </w:rPr>
        <w:t>.</w:t>
      </w:r>
    </w:p>
    <w:p w14:paraId="46D57F79" w14:textId="77777777" w:rsidR="00E50BE2" w:rsidRPr="000250AB" w:rsidRDefault="00E50BE2" w:rsidP="00E50BE2">
      <w:pPr>
        <w:jc w:val="left"/>
        <w:rPr>
          <w:rFonts w:ascii="Arial" w:hAnsi="Arial" w:cs="Arial"/>
        </w:rPr>
      </w:pPr>
      <w:r w:rsidRPr="00E00A56">
        <w:rPr>
          <w:rFonts w:ascii="Arial" w:hAnsi="Arial" w:cs="Arial"/>
        </w:rPr>
        <w:t xml:space="preserve">At broader scales, </w:t>
      </w:r>
      <w:r w:rsidRPr="00E00A56">
        <w:rPr>
          <w:rFonts w:ascii="Arial" w:hAnsi="Arial" w:cs="Arial"/>
          <w:color w:val="7030A0"/>
          <w:highlight w:val="yellow"/>
        </w:rPr>
        <w:t>integrated energy systems</w:t>
      </w:r>
      <w:r w:rsidRPr="00E00A56">
        <w:rPr>
          <w:rFonts w:ascii="Arial" w:hAnsi="Arial" w:cs="Arial"/>
        </w:rPr>
        <w:t xml:space="preserve"> operate across regional or national boundaries, coordinating cross-sectoral energy flows using advanced forecasting, automated dispatch, and market-based mechanisms. These systems enable cross-vector flexibility</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shifting</w:t>
      </w:r>
      <w:r>
        <w:rPr>
          <w:rFonts w:ascii="Arial" w:hAnsi="Arial" w:cs="Arial" w:hint="eastAsia"/>
        </w:rPr>
        <w:t xml:space="preserve"> </w:t>
      </w:r>
      <w:r w:rsidRPr="00E00A56">
        <w:rPr>
          <w:rFonts w:ascii="Arial" w:hAnsi="Arial" w:cs="Arial"/>
        </w:rPr>
        <w:t>energy in time (short- to long-term), form (electricity, thermal, gas), and space (local to national)</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to</w:t>
      </w:r>
      <w:r>
        <w:rPr>
          <w:rFonts w:ascii="Arial" w:hAnsi="Arial" w:cs="Arial" w:hint="eastAsia"/>
        </w:rPr>
        <w:t xml:space="preserve"> </w:t>
      </w:r>
      <w:r w:rsidRPr="00E00A56">
        <w:rPr>
          <w:rFonts w:ascii="Arial" w:hAnsi="Arial" w:cs="Arial"/>
        </w:rPr>
        <w:t>absorb variability, maintain system balance, and ensure efficient use of resources. As such, they form the backbone of a resilient, interoperable, and sustainable clean energy future, supporting deep decarbonization across power, heat, transport, and industry.</w:t>
      </w:r>
    </w:p>
    <w:p w14:paraId="222DB75D" w14:textId="77777777" w:rsidR="00E50BE2" w:rsidRDefault="00E50BE2" w:rsidP="00D20822">
      <w:pPr>
        <w:jc w:val="left"/>
        <w:rPr>
          <w:rFonts w:ascii="Arial" w:hAnsi="Arial" w:cs="Arial"/>
          <w:b/>
          <w:bCs/>
        </w:rPr>
      </w:pPr>
    </w:p>
    <w:p w14:paraId="6D9A0814" w14:textId="33E48C12" w:rsidR="008A4E09" w:rsidRDefault="00B01D5C" w:rsidP="00D20822">
      <w:pPr>
        <w:jc w:val="left"/>
        <w:rPr>
          <w:rFonts w:ascii="Arial" w:hAnsi="Arial" w:cs="Arial"/>
          <w:b/>
          <w:bCs/>
        </w:rPr>
      </w:pPr>
      <w:r>
        <w:rPr>
          <w:rFonts w:ascii="Arial" w:hAnsi="Arial" w:cs="Arial" w:hint="eastAsia"/>
          <w:b/>
          <w:bCs/>
        </w:rPr>
        <w:t>Summary and future perspectives</w:t>
      </w:r>
      <w:r w:rsidR="00983716">
        <w:rPr>
          <w:rFonts w:ascii="Arial" w:hAnsi="Arial" w:cs="Arial" w:hint="eastAsia"/>
          <w:b/>
          <w:bCs/>
        </w:rPr>
        <w:t xml:space="preserve"> [500]</w:t>
      </w:r>
    </w:p>
    <w:p w14:paraId="1C50CD67" w14:textId="77777777" w:rsidR="00683D6F" w:rsidRDefault="00683D6F" w:rsidP="00D20822">
      <w:pPr>
        <w:jc w:val="left"/>
        <w:rPr>
          <w:rFonts w:ascii="Arial" w:hAnsi="Arial" w:cs="Arial"/>
          <w:b/>
          <w:bCs/>
        </w:rPr>
      </w:pPr>
    </w:p>
    <w:p w14:paraId="773D71DC" w14:textId="77777777" w:rsidR="00683D6F" w:rsidRDefault="00683D6F" w:rsidP="00D20822">
      <w:pPr>
        <w:jc w:val="left"/>
        <w:rPr>
          <w:rFonts w:ascii="Arial" w:hAnsi="Arial" w:cs="Arial"/>
          <w:b/>
          <w:bCs/>
        </w:rPr>
      </w:pPr>
    </w:p>
    <w:p w14:paraId="182E2F27" w14:textId="77777777" w:rsidR="00683D6F" w:rsidRDefault="00683D6F" w:rsidP="00D20822">
      <w:pPr>
        <w:jc w:val="left"/>
        <w:rPr>
          <w:rFonts w:ascii="Arial" w:hAnsi="Arial" w:cs="Arial"/>
          <w:b/>
          <w:bCs/>
        </w:rPr>
      </w:pPr>
    </w:p>
    <w:p w14:paraId="5668DDE6" w14:textId="77777777" w:rsidR="00683D6F" w:rsidRDefault="00683D6F" w:rsidP="00D20822">
      <w:pPr>
        <w:jc w:val="left"/>
        <w:rPr>
          <w:rFonts w:ascii="Arial" w:hAnsi="Arial" w:cs="Arial"/>
          <w:b/>
          <w:bCs/>
        </w:rPr>
      </w:pPr>
    </w:p>
    <w:p w14:paraId="28ED7990" w14:textId="77777777" w:rsidR="00683D6F" w:rsidRDefault="00683D6F" w:rsidP="00D20822">
      <w:pPr>
        <w:jc w:val="left"/>
        <w:rPr>
          <w:rFonts w:ascii="Arial" w:hAnsi="Arial" w:cs="Arial"/>
          <w:b/>
          <w:bCs/>
        </w:rPr>
      </w:pPr>
    </w:p>
    <w:p w14:paraId="4AFA2BA5" w14:textId="77777777" w:rsidR="00683D6F" w:rsidRDefault="00683D6F" w:rsidP="00D20822">
      <w:pPr>
        <w:jc w:val="left"/>
        <w:rPr>
          <w:rFonts w:ascii="Arial" w:hAnsi="Arial" w:cs="Arial"/>
          <w:b/>
          <w:bCs/>
        </w:rPr>
      </w:pPr>
    </w:p>
    <w:p w14:paraId="33EFF03F" w14:textId="77777777" w:rsidR="00683D6F" w:rsidRDefault="00683D6F" w:rsidP="00D20822">
      <w:pPr>
        <w:jc w:val="left"/>
        <w:rPr>
          <w:rFonts w:ascii="Arial" w:hAnsi="Arial" w:cs="Arial"/>
          <w:b/>
          <w:bCs/>
        </w:rPr>
      </w:pPr>
    </w:p>
    <w:p w14:paraId="3CEDC1F3" w14:textId="77777777" w:rsidR="00683D6F" w:rsidRDefault="00683D6F" w:rsidP="00D20822">
      <w:pPr>
        <w:jc w:val="left"/>
        <w:rPr>
          <w:rFonts w:ascii="Arial" w:hAnsi="Arial" w:cs="Arial"/>
          <w:b/>
          <w:bCs/>
        </w:rPr>
      </w:pPr>
    </w:p>
    <w:p w14:paraId="28BA1343" w14:textId="77777777" w:rsidR="00683D6F" w:rsidRDefault="00683D6F" w:rsidP="00D20822">
      <w:pPr>
        <w:jc w:val="left"/>
        <w:rPr>
          <w:rFonts w:ascii="Arial" w:hAnsi="Arial" w:cs="Arial"/>
          <w:b/>
          <w:bCs/>
        </w:rPr>
      </w:pPr>
    </w:p>
    <w:p w14:paraId="14E7A5F5" w14:textId="77777777" w:rsidR="00683D6F" w:rsidRDefault="00683D6F" w:rsidP="00683D6F">
      <w:pPr>
        <w:jc w:val="left"/>
        <w:rPr>
          <w:rFonts w:ascii="Arial" w:hAnsi="Arial" w:cs="Arial"/>
        </w:rPr>
      </w:pPr>
      <w:r w:rsidRPr="008B078A">
        <w:rPr>
          <w:rFonts w:ascii="Arial" w:hAnsi="Arial" w:cs="Arial" w:hint="eastAsia"/>
        </w:rPr>
        <w:t>Investing in flexibility is a no-regrets decision as it</w:t>
      </w:r>
      <w:r>
        <w:rPr>
          <w:rFonts w:ascii="Arial" w:hAnsi="Arial" w:cs="Arial" w:hint="eastAsia"/>
        </w:rPr>
        <w:t xml:space="preserve"> </w:t>
      </w:r>
      <w:r w:rsidRPr="008B078A">
        <w:rPr>
          <w:rFonts w:ascii="Arial" w:hAnsi="Arial" w:cs="Arial" w:hint="eastAsia"/>
        </w:rPr>
        <w:t>delivers material net savings of up to £16.7bn/yr</w:t>
      </w:r>
      <w:r>
        <w:rPr>
          <w:rFonts w:ascii="Arial" w:hAnsi="Arial" w:cs="Arial" w:hint="eastAsia"/>
        </w:rPr>
        <w:t xml:space="preserve"> </w:t>
      </w:r>
      <w:r w:rsidRPr="008B078A">
        <w:rPr>
          <w:rFonts w:ascii="Arial" w:hAnsi="Arial" w:cs="Arial" w:hint="eastAsia"/>
        </w:rPr>
        <w:t>across all net zero scenarios analysed in 2050</w:t>
      </w:r>
    </w:p>
    <w:p w14:paraId="15D665E6" w14:textId="77777777" w:rsidR="00683D6F" w:rsidRDefault="00683D6F" w:rsidP="00683D6F">
      <w:pPr>
        <w:jc w:val="left"/>
        <w:rPr>
          <w:rFonts w:ascii="Arial" w:hAnsi="Arial" w:cs="Arial"/>
        </w:rPr>
      </w:pPr>
      <w:r w:rsidRPr="007F2202">
        <w:rPr>
          <w:rFonts w:ascii="Arial" w:hAnsi="Arial" w:cs="Arial" w:hint="eastAsia"/>
        </w:rPr>
        <w:t>Flexibility supports a net zero energy system to cope</w:t>
      </w:r>
      <w:r>
        <w:rPr>
          <w:rFonts w:ascii="Arial" w:hAnsi="Arial" w:cs="Arial" w:hint="eastAsia"/>
        </w:rPr>
        <w:t xml:space="preserve"> </w:t>
      </w:r>
      <w:r w:rsidRPr="007F2202">
        <w:rPr>
          <w:rFonts w:ascii="Arial" w:hAnsi="Arial" w:cs="Arial" w:hint="eastAsia"/>
        </w:rPr>
        <w:t>with dark, cold and windless days in winter</w:t>
      </w:r>
    </w:p>
    <w:p w14:paraId="5D0FDD61" w14:textId="77777777" w:rsidR="00683D6F" w:rsidRDefault="00683D6F" w:rsidP="00683D6F">
      <w:pPr>
        <w:jc w:val="left"/>
        <w:rPr>
          <w:rFonts w:ascii="Arial" w:hAnsi="Arial" w:cs="Arial"/>
        </w:rPr>
      </w:pPr>
      <w:r w:rsidRPr="007F2202">
        <w:rPr>
          <w:rFonts w:ascii="Arial" w:hAnsi="Arial" w:cs="Arial" w:hint="eastAsia"/>
        </w:rPr>
        <w:t>Embedding flexibility in zero carbon heat and transport</w:t>
      </w:r>
      <w:r>
        <w:rPr>
          <w:rFonts w:ascii="Arial" w:hAnsi="Arial" w:cs="Arial" w:hint="eastAsia"/>
        </w:rPr>
        <w:t xml:space="preserve"> </w:t>
      </w:r>
      <w:r w:rsidRPr="007F2202">
        <w:rPr>
          <w:rFonts w:ascii="Arial" w:hAnsi="Arial" w:cs="Arial" w:hint="eastAsia"/>
        </w:rPr>
        <w:t>solutions will help to reduce their system impact and</w:t>
      </w:r>
      <w:r>
        <w:rPr>
          <w:rFonts w:ascii="Arial" w:hAnsi="Arial" w:cs="Arial" w:hint="eastAsia"/>
        </w:rPr>
        <w:t xml:space="preserve"> </w:t>
      </w:r>
      <w:r w:rsidRPr="007F2202">
        <w:rPr>
          <w:rFonts w:ascii="Arial" w:hAnsi="Arial" w:cs="Arial" w:hint="eastAsia"/>
        </w:rPr>
        <w:t>costs making their decarbonisation economically</w:t>
      </w:r>
      <w:r>
        <w:rPr>
          <w:rFonts w:ascii="Arial" w:hAnsi="Arial" w:cs="Arial" w:hint="eastAsia"/>
        </w:rPr>
        <w:t xml:space="preserve"> </w:t>
      </w:r>
      <w:r w:rsidRPr="007F2202">
        <w:rPr>
          <w:rFonts w:ascii="Arial" w:hAnsi="Arial" w:cs="Arial" w:hint="eastAsia"/>
        </w:rPr>
        <w:t>more feasible</w:t>
      </w:r>
    </w:p>
    <w:p w14:paraId="44ACAE40" w14:textId="77777777" w:rsidR="00683D6F" w:rsidRDefault="00683D6F" w:rsidP="00683D6F">
      <w:pPr>
        <w:jc w:val="left"/>
        <w:rPr>
          <w:rFonts w:ascii="Arial" w:hAnsi="Arial" w:cs="Arial"/>
        </w:rPr>
      </w:pPr>
      <w:r w:rsidRPr="00D9042B">
        <w:rPr>
          <w:rFonts w:ascii="Arial" w:hAnsi="Arial" w:cs="Arial" w:hint="eastAsia"/>
        </w:rPr>
        <w:t>Flexibility is deployed more locally in 2050 and delivers</w:t>
      </w:r>
      <w:r>
        <w:rPr>
          <w:rFonts w:ascii="Arial" w:hAnsi="Arial" w:cs="Arial" w:hint="eastAsia"/>
        </w:rPr>
        <w:t xml:space="preserve"> </w:t>
      </w:r>
      <w:r w:rsidRPr="00D9042B">
        <w:rPr>
          <w:rFonts w:ascii="Arial" w:hAnsi="Arial" w:cs="Arial" w:hint="eastAsia"/>
        </w:rPr>
        <w:t xml:space="preserve">significant value nationally </w:t>
      </w:r>
      <w:r w:rsidRPr="007F2202">
        <w:rPr>
          <w:rFonts w:ascii="Arial" w:hAnsi="Arial" w:cs="Arial" w:hint="eastAsia"/>
        </w:rPr>
        <w:cr/>
      </w:r>
      <w:r w:rsidRPr="007F2202">
        <w:rPr>
          <w:rFonts w:ascii="Arial" w:hAnsi="Arial" w:cs="Arial" w:hint="eastAsia"/>
        </w:rPr>
        <w:cr/>
      </w:r>
      <w:r w:rsidRPr="00D9042B">
        <w:rPr>
          <w:rFonts w:ascii="Arial" w:hAnsi="Arial" w:cs="Arial" w:hint="eastAsia"/>
        </w:rPr>
        <w:t>Reaching net zero by 2050 whilst meeting security</w:t>
      </w:r>
      <w:r>
        <w:rPr>
          <w:rFonts w:ascii="Arial" w:hAnsi="Arial" w:cs="Arial" w:hint="eastAsia"/>
        </w:rPr>
        <w:t xml:space="preserve"> </w:t>
      </w:r>
      <w:r w:rsidRPr="00D9042B">
        <w:rPr>
          <w:rFonts w:ascii="Arial" w:hAnsi="Arial" w:cs="Arial" w:hint="eastAsia"/>
        </w:rPr>
        <w:t>of supply requires unprecedented build-out across</w:t>
      </w:r>
      <w:r>
        <w:rPr>
          <w:rFonts w:ascii="Arial" w:hAnsi="Arial" w:cs="Arial" w:hint="eastAsia"/>
        </w:rPr>
        <w:t xml:space="preserve"> </w:t>
      </w:r>
      <w:r w:rsidRPr="00D9042B">
        <w:rPr>
          <w:rFonts w:ascii="Arial" w:hAnsi="Arial" w:cs="Arial" w:hint="eastAsia"/>
        </w:rPr>
        <w:t>the energy system</w:t>
      </w:r>
    </w:p>
    <w:p w14:paraId="2FA5A930" w14:textId="77777777" w:rsidR="00683D6F" w:rsidRDefault="00683D6F" w:rsidP="00683D6F">
      <w:pPr>
        <w:jc w:val="left"/>
        <w:rPr>
          <w:rFonts w:ascii="Arial" w:hAnsi="Arial" w:cs="Arial"/>
        </w:rPr>
      </w:pPr>
      <w:r w:rsidRPr="00D9042B">
        <w:rPr>
          <w:rFonts w:ascii="Arial" w:hAnsi="Arial" w:cs="Arial" w:hint="eastAsia"/>
        </w:rPr>
        <w:t>Pushing the energy system to go beyond zero carbon</w:t>
      </w:r>
      <w:r>
        <w:rPr>
          <w:rFonts w:ascii="Arial" w:hAnsi="Arial" w:cs="Arial" w:hint="eastAsia"/>
        </w:rPr>
        <w:t xml:space="preserve"> </w:t>
      </w:r>
      <w:r w:rsidRPr="00D9042B">
        <w:rPr>
          <w:rFonts w:ascii="Arial" w:hAnsi="Arial" w:cs="Arial" w:hint="eastAsia"/>
        </w:rPr>
        <w:t>has material cost and infrastructure implications</w:t>
      </w:r>
    </w:p>
    <w:p w14:paraId="01586B69" w14:textId="77777777" w:rsidR="00683D6F" w:rsidRDefault="00683D6F" w:rsidP="00683D6F">
      <w:pPr>
        <w:jc w:val="left"/>
        <w:rPr>
          <w:rFonts w:ascii="Arial" w:hAnsi="Arial" w:cs="Arial"/>
        </w:rPr>
      </w:pPr>
      <w:r w:rsidRPr="005F2C94">
        <w:rPr>
          <w:rFonts w:ascii="Arial" w:hAnsi="Arial" w:cs="Arial" w:hint="eastAsia"/>
        </w:rPr>
        <w:t>Carbon negative technologies have an important</w:t>
      </w:r>
      <w:r>
        <w:rPr>
          <w:rFonts w:ascii="Arial" w:hAnsi="Arial" w:cs="Arial" w:hint="eastAsia"/>
        </w:rPr>
        <w:t xml:space="preserve"> </w:t>
      </w:r>
      <w:r w:rsidRPr="005F2C94">
        <w:rPr>
          <w:rFonts w:ascii="Arial" w:hAnsi="Arial" w:cs="Arial" w:hint="eastAsia"/>
        </w:rPr>
        <w:t>role in helping to meet the net zero target in 2050</w:t>
      </w:r>
    </w:p>
    <w:p w14:paraId="381D4DDF" w14:textId="77777777" w:rsidR="00683D6F" w:rsidRDefault="00683D6F" w:rsidP="00683D6F">
      <w:pPr>
        <w:jc w:val="left"/>
        <w:rPr>
          <w:rFonts w:ascii="Arial" w:hAnsi="Arial" w:cs="Arial"/>
        </w:rPr>
      </w:pPr>
      <w:r w:rsidRPr="005F2C94">
        <w:rPr>
          <w:rFonts w:ascii="Arial" w:hAnsi="Arial" w:cs="Arial" w:hint="eastAsia"/>
        </w:rPr>
        <w:t>Any single heating solution dominant future has a</w:t>
      </w:r>
      <w:r>
        <w:rPr>
          <w:rFonts w:ascii="Arial" w:hAnsi="Arial" w:cs="Arial" w:hint="eastAsia"/>
        </w:rPr>
        <w:t xml:space="preserve"> </w:t>
      </w:r>
      <w:r w:rsidRPr="005F2C94">
        <w:rPr>
          <w:rFonts w:ascii="Arial" w:hAnsi="Arial" w:cs="Arial" w:hint="eastAsia"/>
        </w:rPr>
        <w:t>significant cost and infrastructure impact on the</w:t>
      </w:r>
      <w:r>
        <w:rPr>
          <w:rFonts w:ascii="Arial" w:hAnsi="Arial" w:cs="Arial" w:hint="eastAsia"/>
        </w:rPr>
        <w:t xml:space="preserve"> </w:t>
      </w:r>
      <w:r w:rsidRPr="005F2C94">
        <w:rPr>
          <w:rFonts w:ascii="Arial" w:hAnsi="Arial" w:cs="Arial" w:hint="eastAsia"/>
        </w:rPr>
        <w:t>energy system in 2050</w:t>
      </w:r>
    </w:p>
    <w:p w14:paraId="57413CBA" w14:textId="77777777" w:rsidR="00683D6F" w:rsidRDefault="00683D6F" w:rsidP="00683D6F">
      <w:pPr>
        <w:jc w:val="left"/>
        <w:rPr>
          <w:rFonts w:ascii="Arial" w:hAnsi="Arial" w:cs="Arial"/>
        </w:rPr>
      </w:pPr>
      <w:r w:rsidRPr="005F2C94">
        <w:rPr>
          <w:rFonts w:ascii="Arial" w:hAnsi="Arial" w:cs="Arial" w:hint="eastAsia"/>
        </w:rPr>
        <w:t>The use of hydrogen across the energy system</w:t>
      </w:r>
      <w:r>
        <w:rPr>
          <w:rFonts w:ascii="Arial" w:hAnsi="Arial" w:cs="Arial" w:hint="eastAsia"/>
        </w:rPr>
        <w:t xml:space="preserve"> </w:t>
      </w:r>
      <w:r w:rsidRPr="005F2C94">
        <w:rPr>
          <w:rFonts w:ascii="Arial" w:hAnsi="Arial" w:cs="Arial" w:hint="eastAsia"/>
        </w:rPr>
        <w:t>brings carbon and cost benefits and requires a</w:t>
      </w:r>
      <w:r>
        <w:rPr>
          <w:rFonts w:ascii="Arial" w:hAnsi="Arial" w:cs="Arial" w:hint="eastAsia"/>
        </w:rPr>
        <w:t xml:space="preserve"> </w:t>
      </w:r>
      <w:r w:rsidRPr="005F2C94">
        <w:rPr>
          <w:rFonts w:ascii="Arial" w:hAnsi="Arial" w:cs="Arial" w:hint="eastAsia"/>
        </w:rPr>
        <w:t>portfolio of production methods and availability of</w:t>
      </w:r>
      <w:r>
        <w:rPr>
          <w:rFonts w:ascii="Arial" w:hAnsi="Arial" w:cs="Arial" w:hint="eastAsia"/>
        </w:rPr>
        <w:t xml:space="preserve"> </w:t>
      </w:r>
      <w:r w:rsidRPr="005F2C94">
        <w:rPr>
          <w:rFonts w:ascii="Arial" w:hAnsi="Arial" w:cs="Arial" w:hint="eastAsia"/>
        </w:rPr>
        <w:t xml:space="preserve">CCS infrastructure </w:t>
      </w:r>
    </w:p>
    <w:p w14:paraId="7CC39345" w14:textId="77777777" w:rsidR="00683D6F" w:rsidRDefault="00683D6F" w:rsidP="00683D6F">
      <w:pPr>
        <w:jc w:val="left"/>
        <w:rPr>
          <w:rFonts w:ascii="Arial" w:hAnsi="Arial" w:cs="Arial"/>
        </w:rPr>
      </w:pPr>
      <w:r w:rsidRPr="0093039C">
        <w:rPr>
          <w:rFonts w:ascii="Arial" w:hAnsi="Arial" w:cs="Arial" w:hint="eastAsia"/>
        </w:rPr>
        <w:t>Flexibility should be integrated into enabling</w:t>
      </w:r>
      <w:r>
        <w:rPr>
          <w:rFonts w:ascii="Arial" w:hAnsi="Arial" w:cs="Arial" w:hint="eastAsia"/>
        </w:rPr>
        <w:t xml:space="preserve"> </w:t>
      </w:r>
      <w:r w:rsidRPr="0093039C">
        <w:rPr>
          <w:rFonts w:ascii="Arial" w:hAnsi="Arial" w:cs="Arial" w:hint="eastAsia"/>
        </w:rPr>
        <w:t>infrastructure including low carbon heat and</w:t>
      </w:r>
      <w:r>
        <w:rPr>
          <w:rFonts w:ascii="Arial" w:hAnsi="Arial" w:cs="Arial" w:hint="eastAsia"/>
        </w:rPr>
        <w:t xml:space="preserve"> </w:t>
      </w:r>
      <w:r w:rsidRPr="0093039C">
        <w:rPr>
          <w:rFonts w:ascii="Arial" w:hAnsi="Arial" w:cs="Arial" w:hint="eastAsia"/>
        </w:rPr>
        <w:t>transport solutions from the start</w:t>
      </w:r>
    </w:p>
    <w:p w14:paraId="75F5A6E3" w14:textId="77777777" w:rsidR="00683D6F" w:rsidRDefault="00683D6F" w:rsidP="00683D6F">
      <w:pPr>
        <w:jc w:val="left"/>
        <w:rPr>
          <w:rFonts w:ascii="Arial" w:hAnsi="Arial" w:cs="Arial"/>
        </w:rPr>
      </w:pPr>
      <w:r w:rsidRPr="0093039C">
        <w:rPr>
          <w:rFonts w:ascii="Arial" w:hAnsi="Arial" w:cs="Arial" w:hint="eastAsia"/>
        </w:rPr>
        <w:t>Consumer engagement on flexibility beyond just</w:t>
      </w:r>
      <w:r>
        <w:rPr>
          <w:rFonts w:ascii="Arial" w:hAnsi="Arial" w:cs="Arial" w:hint="eastAsia"/>
        </w:rPr>
        <w:t xml:space="preserve"> </w:t>
      </w:r>
      <w:r w:rsidRPr="0093039C">
        <w:rPr>
          <w:rFonts w:ascii="Arial" w:hAnsi="Arial" w:cs="Arial" w:hint="eastAsia"/>
        </w:rPr>
        <w:t>commercial value is a critical aspect to scaling up</w:t>
      </w:r>
      <w:r>
        <w:rPr>
          <w:rFonts w:ascii="Arial" w:hAnsi="Arial" w:cs="Arial" w:hint="eastAsia"/>
        </w:rPr>
        <w:t xml:space="preserve"> </w:t>
      </w:r>
      <w:r w:rsidRPr="0093039C">
        <w:rPr>
          <w:rFonts w:ascii="Arial" w:hAnsi="Arial" w:cs="Arial" w:hint="eastAsia"/>
        </w:rPr>
        <w:t xml:space="preserve">flexibility technology deployment </w:t>
      </w:r>
    </w:p>
    <w:p w14:paraId="6C105729" w14:textId="77777777" w:rsidR="00683D6F" w:rsidRDefault="00683D6F" w:rsidP="00683D6F">
      <w:pPr>
        <w:jc w:val="left"/>
        <w:rPr>
          <w:rFonts w:ascii="Arial" w:hAnsi="Arial" w:cs="Arial"/>
        </w:rPr>
      </w:pPr>
      <w:r w:rsidRPr="00505643">
        <w:rPr>
          <w:rFonts w:ascii="Arial" w:hAnsi="Arial" w:cs="Arial" w:hint="eastAsia"/>
        </w:rPr>
        <w:t>An evolving regulatory environment, combined with</w:t>
      </w:r>
      <w:r>
        <w:rPr>
          <w:rFonts w:ascii="Arial" w:hAnsi="Arial" w:cs="Arial" w:hint="eastAsia"/>
        </w:rPr>
        <w:t xml:space="preserve"> </w:t>
      </w:r>
      <w:r w:rsidRPr="00505643">
        <w:rPr>
          <w:rFonts w:ascii="Arial" w:hAnsi="Arial" w:cs="Arial" w:hint="eastAsia"/>
        </w:rPr>
        <w:t>potentially low financial gains in the long term,</w:t>
      </w:r>
      <w:r>
        <w:rPr>
          <w:rFonts w:ascii="Arial" w:hAnsi="Arial" w:cs="Arial" w:hint="eastAsia"/>
        </w:rPr>
        <w:t xml:space="preserve"> </w:t>
      </w:r>
      <w:r w:rsidRPr="00505643">
        <w:rPr>
          <w:rFonts w:ascii="Arial" w:hAnsi="Arial" w:cs="Arial" w:hint="eastAsia"/>
        </w:rPr>
        <w:t>creates challenges for business model development</w:t>
      </w:r>
    </w:p>
    <w:p w14:paraId="49ECB41C" w14:textId="77777777" w:rsidR="00683D6F" w:rsidRDefault="00683D6F" w:rsidP="00683D6F">
      <w:pPr>
        <w:jc w:val="left"/>
        <w:rPr>
          <w:rFonts w:ascii="Arial" w:hAnsi="Arial" w:cs="Arial"/>
        </w:rPr>
      </w:pPr>
      <w:r w:rsidRPr="00505643">
        <w:rPr>
          <w:rFonts w:ascii="Arial" w:hAnsi="Arial" w:cs="Arial"/>
        </w:rPr>
        <w:t>A smart and flexible system can only be enabled by digitalisation of the energy system</w:t>
      </w:r>
    </w:p>
    <w:p w14:paraId="18C66586" w14:textId="77777777" w:rsidR="00683D6F" w:rsidRDefault="00683D6F" w:rsidP="00683D6F">
      <w:pPr>
        <w:jc w:val="left"/>
        <w:rPr>
          <w:rFonts w:ascii="Arial" w:hAnsi="Arial" w:cs="Arial"/>
        </w:rPr>
      </w:pPr>
      <w:r w:rsidRPr="00505643">
        <w:rPr>
          <w:rFonts w:ascii="Arial" w:hAnsi="Arial" w:cs="Arial"/>
        </w:rPr>
        <w:t>Continued efforts for new technology development and innovation focused on cross vector integration is important to have them ready in time</w:t>
      </w:r>
    </w:p>
    <w:p w14:paraId="5DB8C843" w14:textId="77777777" w:rsidR="00683D6F" w:rsidRDefault="00683D6F" w:rsidP="00D20822">
      <w:pPr>
        <w:jc w:val="left"/>
        <w:rPr>
          <w:rFonts w:ascii="Arial" w:hAnsi="Arial" w:cs="Arial"/>
          <w:b/>
          <w:bCs/>
        </w:rPr>
      </w:pPr>
    </w:p>
    <w:p w14:paraId="1D0FCD8A" w14:textId="77777777" w:rsidR="00683D6F" w:rsidRDefault="00683D6F" w:rsidP="00D20822">
      <w:pPr>
        <w:jc w:val="left"/>
        <w:rPr>
          <w:rFonts w:ascii="Arial" w:hAnsi="Arial" w:cs="Arial"/>
          <w:b/>
          <w:bCs/>
        </w:rPr>
      </w:pPr>
    </w:p>
    <w:p w14:paraId="2A018412" w14:textId="218A0E60" w:rsidR="000E4DB0" w:rsidRDefault="00CF5A77" w:rsidP="00D20822">
      <w:pPr>
        <w:jc w:val="left"/>
        <w:rPr>
          <w:rFonts w:ascii="Arial" w:hAnsi="Arial" w:cs="Arial"/>
          <w:b/>
          <w:bCs/>
        </w:rPr>
      </w:pPr>
      <w:r>
        <w:rPr>
          <w:noProof/>
        </w:rPr>
        <w:lastRenderedPageBreak/>
        <w:drawing>
          <wp:inline distT="0" distB="0" distL="0" distR="0" wp14:anchorId="2A789A50" wp14:editId="1FA44E2E">
            <wp:extent cx="6645910" cy="2830830"/>
            <wp:effectExtent l="0" t="0" r="0" b="0"/>
            <wp:docPr id="87645017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50172" name="图片 1" descr="图示, 示意图&#10;&#10;AI 生成的内容可能不正确。"/>
                    <pic:cNvPicPr/>
                  </pic:nvPicPr>
                  <pic:blipFill>
                    <a:blip r:embed="rId13"/>
                    <a:stretch>
                      <a:fillRect/>
                    </a:stretch>
                  </pic:blipFill>
                  <pic:spPr>
                    <a:xfrm>
                      <a:off x="0" y="0"/>
                      <a:ext cx="6645910" cy="2830830"/>
                    </a:xfrm>
                    <a:prstGeom prst="rect">
                      <a:avLst/>
                    </a:prstGeom>
                  </pic:spPr>
                </pic:pic>
              </a:graphicData>
            </a:graphic>
          </wp:inline>
        </w:drawing>
      </w:r>
    </w:p>
    <w:p w14:paraId="3E524ADA" w14:textId="5AD55BEF" w:rsidR="008F5426" w:rsidRDefault="008F5426" w:rsidP="00D20822">
      <w:pPr>
        <w:jc w:val="left"/>
        <w:rPr>
          <w:rFonts w:ascii="Arial" w:hAnsi="Arial" w:cs="Arial"/>
          <w:b/>
          <w:bCs/>
        </w:rPr>
      </w:pPr>
      <w:r>
        <w:rPr>
          <w:noProof/>
        </w:rPr>
        <w:drawing>
          <wp:inline distT="0" distB="0" distL="0" distR="0" wp14:anchorId="4634B82A" wp14:editId="25CFE05E">
            <wp:extent cx="6645910" cy="4044950"/>
            <wp:effectExtent l="0" t="0" r="0" b="0"/>
            <wp:docPr id="1798236751"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36751" name="图片 1" descr="日程表&#10;&#10;AI 生成的内容可能不正确。"/>
                    <pic:cNvPicPr/>
                  </pic:nvPicPr>
                  <pic:blipFill>
                    <a:blip r:embed="rId14"/>
                    <a:stretch>
                      <a:fillRect/>
                    </a:stretch>
                  </pic:blipFill>
                  <pic:spPr>
                    <a:xfrm>
                      <a:off x="0" y="0"/>
                      <a:ext cx="6645910" cy="4044950"/>
                    </a:xfrm>
                    <a:prstGeom prst="rect">
                      <a:avLst/>
                    </a:prstGeom>
                  </pic:spPr>
                </pic:pic>
              </a:graphicData>
            </a:graphic>
          </wp:inline>
        </w:drawing>
      </w:r>
    </w:p>
    <w:p w14:paraId="656A76E5" w14:textId="18D5F9C8" w:rsidR="00BC20B3" w:rsidRDefault="00BC20B3" w:rsidP="00D20822">
      <w:pPr>
        <w:jc w:val="left"/>
        <w:rPr>
          <w:rFonts w:ascii="Arial" w:hAnsi="Arial" w:cs="Arial"/>
          <w:b/>
          <w:bCs/>
        </w:rPr>
      </w:pPr>
      <w:r>
        <w:rPr>
          <w:noProof/>
        </w:rPr>
        <w:lastRenderedPageBreak/>
        <w:drawing>
          <wp:inline distT="0" distB="0" distL="0" distR="0" wp14:anchorId="63DC331D" wp14:editId="4214D588">
            <wp:extent cx="6645910" cy="3180080"/>
            <wp:effectExtent l="0" t="0" r="0" b="0"/>
            <wp:docPr id="1404022305" name="图片 1"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22305" name="图片 1" descr="图片包含 日程表&#10;&#10;AI 生成的内容可能不正确。"/>
                    <pic:cNvPicPr/>
                  </pic:nvPicPr>
                  <pic:blipFill>
                    <a:blip r:embed="rId15"/>
                    <a:stretch>
                      <a:fillRect/>
                    </a:stretch>
                  </pic:blipFill>
                  <pic:spPr>
                    <a:xfrm>
                      <a:off x="0" y="0"/>
                      <a:ext cx="6645910" cy="3180080"/>
                    </a:xfrm>
                    <a:prstGeom prst="rect">
                      <a:avLst/>
                    </a:prstGeom>
                  </pic:spPr>
                </pic:pic>
              </a:graphicData>
            </a:graphic>
          </wp:inline>
        </w:drawing>
      </w:r>
    </w:p>
    <w:p w14:paraId="10BC5F26" w14:textId="34F8B010" w:rsidR="008378AA" w:rsidRDefault="008378AA" w:rsidP="00D20822">
      <w:pPr>
        <w:jc w:val="left"/>
        <w:rPr>
          <w:rFonts w:ascii="Arial" w:hAnsi="Arial" w:cs="Arial"/>
          <w:b/>
          <w:bCs/>
        </w:rPr>
      </w:pPr>
    </w:p>
    <w:p w14:paraId="35C78713" w14:textId="1265BEDE" w:rsidR="001F3237" w:rsidRDefault="001F3237" w:rsidP="00D20822">
      <w:pPr>
        <w:jc w:val="left"/>
        <w:rPr>
          <w:rFonts w:ascii="Arial" w:hAnsi="Arial" w:cs="Arial"/>
          <w:b/>
          <w:bCs/>
        </w:rPr>
      </w:pPr>
    </w:p>
    <w:p w14:paraId="31FDD02C" w14:textId="05EE2C22" w:rsidR="00354A8C" w:rsidRDefault="00354A8C" w:rsidP="00D20822">
      <w:pPr>
        <w:jc w:val="left"/>
        <w:rPr>
          <w:rFonts w:ascii="Arial" w:hAnsi="Arial" w:cs="Arial"/>
          <w:b/>
          <w:bCs/>
        </w:rPr>
      </w:pPr>
    </w:p>
    <w:p w14:paraId="205510EF" w14:textId="63F09515" w:rsidR="00BC7F84" w:rsidRDefault="00BC7F84" w:rsidP="00D20822">
      <w:pPr>
        <w:jc w:val="left"/>
        <w:rPr>
          <w:rFonts w:ascii="Arial" w:hAnsi="Arial" w:cs="Arial"/>
          <w:b/>
          <w:bCs/>
        </w:rPr>
      </w:pPr>
      <w:r>
        <w:rPr>
          <w:noProof/>
        </w:rPr>
        <w:lastRenderedPageBreak/>
        <w:drawing>
          <wp:inline distT="0" distB="0" distL="0" distR="0" wp14:anchorId="1F94433D" wp14:editId="243F68B0">
            <wp:extent cx="6645910" cy="6175375"/>
            <wp:effectExtent l="0" t="0" r="0" b="0"/>
            <wp:docPr id="1012020287" name="图片 1" descr="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0287" name="图片 1" descr="散点图&#10;&#10;AI 生成的内容可能不正确。"/>
                    <pic:cNvPicPr/>
                  </pic:nvPicPr>
                  <pic:blipFill>
                    <a:blip r:embed="rId16"/>
                    <a:stretch>
                      <a:fillRect/>
                    </a:stretch>
                  </pic:blipFill>
                  <pic:spPr>
                    <a:xfrm>
                      <a:off x="0" y="0"/>
                      <a:ext cx="6645910" cy="6175375"/>
                    </a:xfrm>
                    <a:prstGeom prst="rect">
                      <a:avLst/>
                    </a:prstGeom>
                  </pic:spPr>
                </pic:pic>
              </a:graphicData>
            </a:graphic>
          </wp:inline>
        </w:drawing>
      </w:r>
    </w:p>
    <w:p w14:paraId="0426FBBE" w14:textId="689F0606" w:rsidR="0099049B" w:rsidRDefault="0099049B" w:rsidP="00D20822">
      <w:pPr>
        <w:jc w:val="left"/>
        <w:rPr>
          <w:rFonts w:ascii="Arial" w:hAnsi="Arial" w:cs="Arial"/>
          <w:b/>
          <w:bCs/>
        </w:rPr>
      </w:pPr>
      <w:r>
        <w:rPr>
          <w:noProof/>
        </w:rPr>
        <w:lastRenderedPageBreak/>
        <w:drawing>
          <wp:inline distT="0" distB="0" distL="0" distR="0" wp14:anchorId="37B6FAFB" wp14:editId="416E0119">
            <wp:extent cx="6645910" cy="5073650"/>
            <wp:effectExtent l="0" t="0" r="0" b="0"/>
            <wp:docPr id="12937669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66923" name="图片 1" descr="图示&#10;&#10;AI 生成的内容可能不正确。"/>
                    <pic:cNvPicPr/>
                  </pic:nvPicPr>
                  <pic:blipFill>
                    <a:blip r:embed="rId17"/>
                    <a:stretch>
                      <a:fillRect/>
                    </a:stretch>
                  </pic:blipFill>
                  <pic:spPr>
                    <a:xfrm>
                      <a:off x="0" y="0"/>
                      <a:ext cx="6645910" cy="5073650"/>
                    </a:xfrm>
                    <a:prstGeom prst="rect">
                      <a:avLst/>
                    </a:prstGeom>
                  </pic:spPr>
                </pic:pic>
              </a:graphicData>
            </a:graphic>
          </wp:inline>
        </w:drawing>
      </w:r>
    </w:p>
    <w:p w14:paraId="101716C5" w14:textId="4831AAD5" w:rsidR="00C22540" w:rsidRDefault="00C22540" w:rsidP="00D20822">
      <w:pPr>
        <w:jc w:val="left"/>
        <w:rPr>
          <w:rFonts w:ascii="Arial" w:hAnsi="Arial" w:cs="Arial"/>
          <w:b/>
          <w:bCs/>
        </w:rPr>
      </w:pPr>
      <w:r>
        <w:rPr>
          <w:noProof/>
        </w:rPr>
        <w:lastRenderedPageBreak/>
        <w:drawing>
          <wp:inline distT="0" distB="0" distL="0" distR="0" wp14:anchorId="347392C2" wp14:editId="71318370">
            <wp:extent cx="6645910" cy="8773795"/>
            <wp:effectExtent l="0" t="0" r="0" b="0"/>
            <wp:docPr id="724316520" name="图片 1" descr="文本,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16520" name="图片 1" descr="文本, 日程表&#10;&#10;AI 生成的内容可能不正确。"/>
                    <pic:cNvPicPr/>
                  </pic:nvPicPr>
                  <pic:blipFill>
                    <a:blip r:embed="rId18"/>
                    <a:stretch>
                      <a:fillRect/>
                    </a:stretch>
                  </pic:blipFill>
                  <pic:spPr>
                    <a:xfrm>
                      <a:off x="0" y="0"/>
                      <a:ext cx="6645910" cy="8773795"/>
                    </a:xfrm>
                    <a:prstGeom prst="rect">
                      <a:avLst/>
                    </a:prstGeom>
                  </pic:spPr>
                </pic:pic>
              </a:graphicData>
            </a:graphic>
          </wp:inline>
        </w:drawing>
      </w:r>
    </w:p>
    <w:p w14:paraId="1F975709" w14:textId="3C55C19E" w:rsidR="00331DCF" w:rsidRDefault="00D515F8" w:rsidP="00D20822">
      <w:pPr>
        <w:jc w:val="left"/>
        <w:rPr>
          <w:noProof/>
        </w:rPr>
      </w:pPr>
      <w:r>
        <w:rPr>
          <w:noProof/>
        </w:rPr>
        <w:lastRenderedPageBreak/>
        <w:drawing>
          <wp:inline distT="0" distB="0" distL="0" distR="0" wp14:anchorId="10CB94BD" wp14:editId="3955C99D">
            <wp:extent cx="6645910" cy="8898890"/>
            <wp:effectExtent l="0" t="0" r="2540" b="0"/>
            <wp:docPr id="87270898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8988" name="图片 1" descr="图示&#10;&#10;AI 生成的内容可能不正确。"/>
                    <pic:cNvPicPr/>
                  </pic:nvPicPr>
                  <pic:blipFill>
                    <a:blip r:embed="rId19"/>
                    <a:stretch>
                      <a:fillRect/>
                    </a:stretch>
                  </pic:blipFill>
                  <pic:spPr>
                    <a:xfrm>
                      <a:off x="0" y="0"/>
                      <a:ext cx="6645910" cy="8898890"/>
                    </a:xfrm>
                    <a:prstGeom prst="rect">
                      <a:avLst/>
                    </a:prstGeom>
                  </pic:spPr>
                </pic:pic>
              </a:graphicData>
            </a:graphic>
          </wp:inline>
        </w:drawing>
      </w:r>
      <w:r>
        <w:rPr>
          <w:noProof/>
        </w:rPr>
        <w:t xml:space="preserve"> </w:t>
      </w:r>
    </w:p>
    <w:p w14:paraId="09CE9248" w14:textId="39E484C4" w:rsidR="00DB098F" w:rsidRDefault="00DB098F" w:rsidP="00D20822">
      <w:pPr>
        <w:jc w:val="left"/>
        <w:rPr>
          <w:rFonts w:ascii="Arial" w:hAnsi="Arial" w:cs="Arial"/>
          <w:b/>
          <w:bCs/>
        </w:rPr>
      </w:pPr>
      <w:r>
        <w:rPr>
          <w:noProof/>
        </w:rPr>
        <w:lastRenderedPageBreak/>
        <w:drawing>
          <wp:inline distT="0" distB="0" distL="0" distR="0" wp14:anchorId="0EC62DF2" wp14:editId="1FFFDECD">
            <wp:extent cx="6645910" cy="3475990"/>
            <wp:effectExtent l="0" t="0" r="0" b="0"/>
            <wp:docPr id="202085083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50831" name="图片 1" descr="表格&#10;&#10;AI 生成的内容可能不正确。"/>
                    <pic:cNvPicPr/>
                  </pic:nvPicPr>
                  <pic:blipFill>
                    <a:blip r:embed="rId20"/>
                    <a:stretch>
                      <a:fillRect/>
                    </a:stretch>
                  </pic:blipFill>
                  <pic:spPr>
                    <a:xfrm>
                      <a:off x="0" y="0"/>
                      <a:ext cx="6645910" cy="3475990"/>
                    </a:xfrm>
                    <a:prstGeom prst="rect">
                      <a:avLst/>
                    </a:prstGeom>
                  </pic:spPr>
                </pic:pic>
              </a:graphicData>
            </a:graphic>
          </wp:inline>
        </w:drawing>
      </w:r>
    </w:p>
    <w:p w14:paraId="208F1FE6" w14:textId="5412E46D" w:rsidR="003E51F0" w:rsidRDefault="003E51F0" w:rsidP="00D20822">
      <w:pPr>
        <w:jc w:val="left"/>
        <w:rPr>
          <w:rFonts w:ascii="Arial" w:hAnsi="Arial" w:cs="Arial"/>
          <w:b/>
          <w:bCs/>
        </w:rPr>
      </w:pPr>
      <w:r>
        <w:rPr>
          <w:noProof/>
        </w:rPr>
        <w:drawing>
          <wp:inline distT="0" distB="0" distL="0" distR="0" wp14:anchorId="73D21B43" wp14:editId="605636F1">
            <wp:extent cx="6645910" cy="3948430"/>
            <wp:effectExtent l="0" t="0" r="0" b="0"/>
            <wp:docPr id="15188205"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05" name="图片 1" descr="图表, 直方图&#10;&#10;AI 生成的内容可能不正确。"/>
                    <pic:cNvPicPr/>
                  </pic:nvPicPr>
                  <pic:blipFill>
                    <a:blip r:embed="rId21"/>
                    <a:stretch>
                      <a:fillRect/>
                    </a:stretch>
                  </pic:blipFill>
                  <pic:spPr>
                    <a:xfrm>
                      <a:off x="0" y="0"/>
                      <a:ext cx="6645910" cy="3948430"/>
                    </a:xfrm>
                    <a:prstGeom prst="rect">
                      <a:avLst/>
                    </a:prstGeom>
                  </pic:spPr>
                </pic:pic>
              </a:graphicData>
            </a:graphic>
          </wp:inline>
        </w:drawing>
      </w:r>
    </w:p>
    <w:p w14:paraId="574B6A66" w14:textId="6EF8A9A5" w:rsidR="003E51F0" w:rsidRDefault="003E51F0" w:rsidP="00D20822">
      <w:pPr>
        <w:jc w:val="left"/>
        <w:rPr>
          <w:rFonts w:ascii="Arial" w:hAnsi="Arial" w:cs="Arial"/>
          <w:b/>
          <w:bCs/>
        </w:rPr>
      </w:pPr>
      <w:hyperlink r:id="rId22" w:history="1">
        <w:r w:rsidRPr="00AF62EE">
          <w:rPr>
            <w:rStyle w:val="Hyperlink"/>
            <w:rFonts w:ascii="Arial" w:hAnsi="Arial" w:cs="Arial" w:hint="eastAsia"/>
            <w:b/>
            <w:bCs/>
          </w:rPr>
          <w:t>https://reports.electricinsights.co.uk/q4-2024/wind-droughts-show-the-need-for-low-carbon-flexible-generation/</w:t>
        </w:r>
      </w:hyperlink>
    </w:p>
    <w:p w14:paraId="68B2A2E3" w14:textId="77777777" w:rsidR="003E51F0" w:rsidRPr="0084797E" w:rsidRDefault="003E51F0" w:rsidP="00D20822">
      <w:pPr>
        <w:jc w:val="left"/>
        <w:rPr>
          <w:rFonts w:ascii="Arial" w:hAnsi="Arial" w:cs="Arial"/>
          <w:b/>
          <w:bCs/>
        </w:rPr>
      </w:pPr>
    </w:p>
    <w:sectPr w:rsidR="003E51F0" w:rsidRPr="0084797E" w:rsidSect="00D0593D">
      <w:pgSz w:w="11906" w:h="16838"/>
      <w:pgMar w:top="720" w:right="720" w:bottom="720" w:left="72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Cuo Zhang" w:date="2025-08-26T11:21:00Z" w:initials="CZ">
    <w:p w14:paraId="0BA5A8F0" w14:textId="77777777" w:rsidR="008F7382" w:rsidRDefault="008F7382" w:rsidP="008F7382">
      <w:pPr>
        <w:pStyle w:val="CommentText"/>
        <w:jc w:val="left"/>
      </w:pPr>
      <w:r>
        <w:rPr>
          <w:rStyle w:val="CommentReference"/>
        </w:rPr>
        <w:annotationRef/>
      </w:r>
      <w:r>
        <w:rPr>
          <w:lang w:val="en-AU"/>
        </w:rPr>
        <w:t>How about thermal and transport? This sentence does not align with the challenges above.</w:t>
      </w:r>
    </w:p>
  </w:comment>
  <w:comment w:id="22" w:author="Cuo Zhang" w:date="2025-08-26T11:40:00Z" w:initials="CZ">
    <w:p w14:paraId="056B6F81" w14:textId="77777777" w:rsidR="00F9116D" w:rsidRDefault="00F9116D" w:rsidP="00F9116D">
      <w:pPr>
        <w:pStyle w:val="CommentText"/>
        <w:jc w:val="left"/>
      </w:pPr>
      <w:r>
        <w:rPr>
          <w:rStyle w:val="CommentReference"/>
        </w:rPr>
        <w:annotationRef/>
      </w:r>
      <w:r>
        <w:rPr>
          <w:lang w:val="en-AU"/>
        </w:rPr>
        <w:t xml:space="preserve">Concern: the services strategies can provide flexibility, but the interconnectors  as grid components do not. So they should not be new technologies, but dynamic grid operation as strategies. </w:t>
      </w:r>
    </w:p>
  </w:comment>
  <w:comment w:id="25" w:author="Cuo Zhang" w:date="2025-08-26T11:25:00Z" w:initials="CZ">
    <w:p w14:paraId="49250A07" w14:textId="3940F398" w:rsidR="008F7382" w:rsidRDefault="008F7382" w:rsidP="008F7382">
      <w:pPr>
        <w:pStyle w:val="CommentText"/>
        <w:jc w:val="left"/>
      </w:pPr>
      <w:r>
        <w:rPr>
          <w:rStyle w:val="CommentReference"/>
        </w:rPr>
        <w:annotationRef/>
      </w:r>
      <w:r>
        <w:rPr>
          <w:lang w:val="en-AU"/>
        </w:rPr>
        <w:t>It is not widely applied. Can we use “gas networks” only for the category and describe hydrogen networks are a sub-type in the later sections.</w:t>
      </w:r>
    </w:p>
  </w:comment>
  <w:comment w:id="34" w:author="Cuo Zhang" w:date="2025-08-26T14:49:00Z" w:initials="CZ">
    <w:p w14:paraId="59BE7EC8" w14:textId="77777777" w:rsidR="00F91904" w:rsidRDefault="00F91904" w:rsidP="00F91904">
      <w:pPr>
        <w:pStyle w:val="CommentText"/>
        <w:jc w:val="left"/>
      </w:pPr>
      <w:r>
        <w:rPr>
          <w:rStyle w:val="CommentReference"/>
        </w:rPr>
        <w:annotationRef/>
      </w:r>
      <w:r>
        <w:rPr>
          <w:lang w:val="en-AU"/>
        </w:rPr>
        <w:t>This sentence makes the heat and transport key, which may not true and does not align with the review focuses electricity and gas.</w:t>
      </w:r>
      <w:r>
        <w:rPr>
          <w:lang w:val="en-AU"/>
        </w:rPr>
        <w:br/>
        <w:t>suggest delete or move to other parts</w:t>
      </w:r>
    </w:p>
  </w:comment>
  <w:comment w:id="49" w:author="Cuo Zhang" w:date="2025-08-26T15:02:00Z" w:initials="CZ">
    <w:p w14:paraId="0313C7E3" w14:textId="77777777" w:rsidR="001F6817" w:rsidRDefault="001F6817" w:rsidP="001F6817">
      <w:pPr>
        <w:pStyle w:val="CommentText"/>
        <w:jc w:val="left"/>
      </w:pPr>
      <w:r>
        <w:rPr>
          <w:rStyle w:val="CommentReference"/>
        </w:rPr>
        <w:annotationRef/>
      </w:r>
      <w:r>
        <w:rPr>
          <w:lang w:val="en-AU"/>
        </w:rPr>
        <w:t>“safety and stability” is better</w:t>
      </w:r>
    </w:p>
  </w:comment>
  <w:comment w:id="52" w:author="Cuo Zhang" w:date="2025-08-26T15:12:00Z" w:initials="CZ">
    <w:p w14:paraId="341763AA" w14:textId="77777777" w:rsidR="008042F2" w:rsidRDefault="008042F2" w:rsidP="008042F2">
      <w:pPr>
        <w:pStyle w:val="CommentText"/>
        <w:jc w:val="left"/>
      </w:pPr>
      <w:r>
        <w:rPr>
          <w:rStyle w:val="CommentReference"/>
        </w:rPr>
        <w:annotationRef/>
      </w:r>
      <w:hyperlink r:id="rId1" w:history="1">
        <w:r w:rsidRPr="001569A7">
          <w:rPr>
            <w:rStyle w:val="Hyperlink"/>
          </w:rPr>
          <w:t>https://pv-map.apvi.org.au/analyses</w:t>
        </w:r>
      </w:hyperlink>
    </w:p>
  </w:comment>
  <w:comment w:id="60" w:author="Cuo Zhang" w:date="2025-08-26T15:44:00Z" w:initials="CZ">
    <w:p w14:paraId="4998DC48" w14:textId="77777777" w:rsidR="00B67007" w:rsidRDefault="00B67007" w:rsidP="00B67007">
      <w:pPr>
        <w:pStyle w:val="CommentText"/>
        <w:jc w:val="left"/>
      </w:pPr>
      <w:r>
        <w:rPr>
          <w:rStyle w:val="CommentReference"/>
        </w:rPr>
        <w:annotationRef/>
      </w:r>
      <w:hyperlink r:id="rId2" w:history="1">
        <w:r w:rsidRPr="00751F5B">
          <w:rPr>
            <w:rStyle w:val="Hyperlink"/>
          </w:rPr>
          <w:t>https://www.aemo.com.au/-/media/files/major-publications/qed/2025/qed-q1-2025.pdf</w:t>
        </w:r>
      </w:hyperlink>
      <w:r>
        <w:br/>
        <w:t>it can be shortened without the prices.</w:t>
      </w:r>
    </w:p>
  </w:comment>
  <w:comment w:id="107" w:author="Cuo Zhang" w:date="2025-08-26T16:03:00Z" w:initials="CZ">
    <w:p w14:paraId="545A8527" w14:textId="77777777" w:rsidR="00B56E76" w:rsidRDefault="00B56E76" w:rsidP="00B56E76">
      <w:pPr>
        <w:pStyle w:val="CommentText"/>
        <w:jc w:val="left"/>
      </w:pPr>
      <w:r>
        <w:rPr>
          <w:rStyle w:val="CommentReference"/>
        </w:rPr>
        <w:annotationRef/>
      </w:r>
      <w:r>
        <w:t>Align with net-zero targets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A5A8F0" w15:done="0"/>
  <w15:commentEx w15:paraId="056B6F81" w15:done="0"/>
  <w15:commentEx w15:paraId="49250A07" w15:done="0"/>
  <w15:commentEx w15:paraId="59BE7EC8" w15:done="0"/>
  <w15:commentEx w15:paraId="0313C7E3" w15:done="0"/>
  <w15:commentEx w15:paraId="341763AA" w15:done="0"/>
  <w15:commentEx w15:paraId="4998DC48" w15:done="0"/>
  <w15:commentEx w15:paraId="545A85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AB1613" w16cex:dateUtc="2025-08-26T01:21:00Z"/>
  <w16cex:commentExtensible w16cex:durableId="1102760B" w16cex:dateUtc="2025-08-26T01:40:00Z"/>
  <w16cex:commentExtensible w16cex:durableId="15C8ADA3" w16cex:dateUtc="2025-08-26T01:25:00Z"/>
  <w16cex:commentExtensible w16cex:durableId="1446677D" w16cex:dateUtc="2025-08-26T04:49:00Z"/>
  <w16cex:commentExtensible w16cex:durableId="32BE4E55" w16cex:dateUtc="2025-08-26T05:02:00Z"/>
  <w16cex:commentExtensible w16cex:durableId="030C8A36" w16cex:dateUtc="2025-08-26T05:12:00Z"/>
  <w16cex:commentExtensible w16cex:durableId="64923452" w16cex:dateUtc="2025-08-26T05:44:00Z"/>
  <w16cex:commentExtensible w16cex:durableId="06B521AD" w16cex:dateUtc="2025-08-26T0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A5A8F0" w16cid:durableId="0AAB1613"/>
  <w16cid:commentId w16cid:paraId="056B6F81" w16cid:durableId="1102760B"/>
  <w16cid:commentId w16cid:paraId="49250A07" w16cid:durableId="15C8ADA3"/>
  <w16cid:commentId w16cid:paraId="59BE7EC8" w16cid:durableId="1446677D"/>
  <w16cid:commentId w16cid:paraId="0313C7E3" w16cid:durableId="32BE4E55"/>
  <w16cid:commentId w16cid:paraId="341763AA" w16cid:durableId="030C8A36"/>
  <w16cid:commentId w16cid:paraId="4998DC48" w16cid:durableId="64923452"/>
  <w16cid:commentId w16cid:paraId="545A8527" w16cid:durableId="06B521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5C27C" w14:textId="77777777" w:rsidR="00920173" w:rsidRDefault="00920173" w:rsidP="00555A52">
      <w:pPr>
        <w:spacing w:after="0" w:line="240" w:lineRule="auto"/>
      </w:pPr>
      <w:r>
        <w:separator/>
      </w:r>
    </w:p>
  </w:endnote>
  <w:endnote w:type="continuationSeparator" w:id="0">
    <w:p w14:paraId="479E4EB5" w14:textId="77777777" w:rsidR="00920173" w:rsidRDefault="00920173" w:rsidP="00555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5ED30" w14:textId="77777777" w:rsidR="00920173" w:rsidRDefault="00920173" w:rsidP="00555A52">
      <w:pPr>
        <w:spacing w:after="0" w:line="240" w:lineRule="auto"/>
      </w:pPr>
      <w:r>
        <w:separator/>
      </w:r>
    </w:p>
  </w:footnote>
  <w:footnote w:type="continuationSeparator" w:id="0">
    <w:p w14:paraId="47778A95" w14:textId="77777777" w:rsidR="00920173" w:rsidRDefault="00920173" w:rsidP="00555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E98B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17C13"/>
    <w:multiLevelType w:val="multilevel"/>
    <w:tmpl w:val="7C6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526"/>
    <w:multiLevelType w:val="multilevel"/>
    <w:tmpl w:val="FE72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3550"/>
    <w:multiLevelType w:val="multilevel"/>
    <w:tmpl w:val="DCD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1C29"/>
    <w:multiLevelType w:val="multilevel"/>
    <w:tmpl w:val="25B8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00625"/>
    <w:multiLevelType w:val="multilevel"/>
    <w:tmpl w:val="E00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D7825"/>
    <w:multiLevelType w:val="multilevel"/>
    <w:tmpl w:val="E2C0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A7880"/>
    <w:multiLevelType w:val="multilevel"/>
    <w:tmpl w:val="1718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6E71"/>
    <w:multiLevelType w:val="multilevel"/>
    <w:tmpl w:val="52C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A31DB"/>
    <w:multiLevelType w:val="multilevel"/>
    <w:tmpl w:val="D49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F419B"/>
    <w:multiLevelType w:val="multilevel"/>
    <w:tmpl w:val="2978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866A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CC06E7F"/>
    <w:multiLevelType w:val="multilevel"/>
    <w:tmpl w:val="A72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571E0"/>
    <w:multiLevelType w:val="multilevel"/>
    <w:tmpl w:val="DD8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024BB"/>
    <w:multiLevelType w:val="multilevel"/>
    <w:tmpl w:val="880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B34B5"/>
    <w:multiLevelType w:val="multilevel"/>
    <w:tmpl w:val="8BAE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24013"/>
    <w:multiLevelType w:val="multilevel"/>
    <w:tmpl w:val="A40E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678E5"/>
    <w:multiLevelType w:val="multilevel"/>
    <w:tmpl w:val="549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A732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5D63FC9"/>
    <w:multiLevelType w:val="multilevel"/>
    <w:tmpl w:val="A850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6415F"/>
    <w:multiLevelType w:val="multilevel"/>
    <w:tmpl w:val="4F4CA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931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AA2151D"/>
    <w:multiLevelType w:val="multilevel"/>
    <w:tmpl w:val="5FC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A7A90"/>
    <w:multiLevelType w:val="multilevel"/>
    <w:tmpl w:val="6D94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B45EE2"/>
    <w:multiLevelType w:val="multilevel"/>
    <w:tmpl w:val="90A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159AF"/>
    <w:multiLevelType w:val="multilevel"/>
    <w:tmpl w:val="AE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223B5"/>
    <w:multiLevelType w:val="multilevel"/>
    <w:tmpl w:val="219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25B29"/>
    <w:multiLevelType w:val="hybridMultilevel"/>
    <w:tmpl w:val="EE248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E01918"/>
    <w:multiLevelType w:val="multilevel"/>
    <w:tmpl w:val="C34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810398">
    <w:abstractNumId w:val="23"/>
  </w:num>
  <w:num w:numId="2" w16cid:durableId="733353569">
    <w:abstractNumId w:val="15"/>
  </w:num>
  <w:num w:numId="3" w16cid:durableId="956259821">
    <w:abstractNumId w:val="19"/>
  </w:num>
  <w:num w:numId="4" w16cid:durableId="1923029349">
    <w:abstractNumId w:val="2"/>
  </w:num>
  <w:num w:numId="5" w16cid:durableId="144013971">
    <w:abstractNumId w:val="22"/>
  </w:num>
  <w:num w:numId="6" w16cid:durableId="929703261">
    <w:abstractNumId w:val="12"/>
  </w:num>
  <w:num w:numId="7" w16cid:durableId="1662074971">
    <w:abstractNumId w:val="8"/>
  </w:num>
  <w:num w:numId="8" w16cid:durableId="1017539881">
    <w:abstractNumId w:val="13"/>
  </w:num>
  <w:num w:numId="9" w16cid:durableId="1911382196">
    <w:abstractNumId w:val="26"/>
  </w:num>
  <w:num w:numId="10" w16cid:durableId="1159612700">
    <w:abstractNumId w:val="6"/>
  </w:num>
  <w:num w:numId="11" w16cid:durableId="430511583">
    <w:abstractNumId w:val="25"/>
  </w:num>
  <w:num w:numId="12" w16cid:durableId="1490903266">
    <w:abstractNumId w:val="17"/>
  </w:num>
  <w:num w:numId="13" w16cid:durableId="2123642437">
    <w:abstractNumId w:val="9"/>
  </w:num>
  <w:num w:numId="14" w16cid:durableId="240526045">
    <w:abstractNumId w:val="14"/>
  </w:num>
  <w:num w:numId="15" w16cid:durableId="1783185490">
    <w:abstractNumId w:val="4"/>
  </w:num>
  <w:num w:numId="16" w16cid:durableId="163278348">
    <w:abstractNumId w:val="28"/>
  </w:num>
  <w:num w:numId="17" w16cid:durableId="1404251930">
    <w:abstractNumId w:val="5"/>
  </w:num>
  <w:num w:numId="18" w16cid:durableId="2010280724">
    <w:abstractNumId w:val="16"/>
  </w:num>
  <w:num w:numId="19" w16cid:durableId="878052010">
    <w:abstractNumId w:val="3"/>
  </w:num>
  <w:num w:numId="20" w16cid:durableId="1082529179">
    <w:abstractNumId w:val="24"/>
  </w:num>
  <w:num w:numId="21" w16cid:durableId="1032682803">
    <w:abstractNumId w:val="1"/>
  </w:num>
  <w:num w:numId="22" w16cid:durableId="1018236571">
    <w:abstractNumId w:val="10"/>
  </w:num>
  <w:num w:numId="23" w16cid:durableId="764881925">
    <w:abstractNumId w:val="7"/>
  </w:num>
  <w:num w:numId="24" w16cid:durableId="1136601039">
    <w:abstractNumId w:val="20"/>
  </w:num>
  <w:num w:numId="25" w16cid:durableId="277370782">
    <w:abstractNumId w:val="18"/>
  </w:num>
  <w:num w:numId="26" w16cid:durableId="1258244940">
    <w:abstractNumId w:val="11"/>
  </w:num>
  <w:num w:numId="27" w16cid:durableId="290015484">
    <w:abstractNumId w:val="0"/>
  </w:num>
  <w:num w:numId="28" w16cid:durableId="2007977306">
    <w:abstractNumId w:val="21"/>
  </w:num>
  <w:num w:numId="29" w16cid:durableId="1396972838">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o Zhang">
    <w15:presenceInfo w15:providerId="AD" w15:userId="S::cuo.zhang@sydney.edu.au::2dfe92de-720e-421a-8c1b-838e8e053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E9"/>
    <w:rsid w:val="00000344"/>
    <w:rsid w:val="00000A36"/>
    <w:rsid w:val="000015F2"/>
    <w:rsid w:val="0000169F"/>
    <w:rsid w:val="00001764"/>
    <w:rsid w:val="000026B0"/>
    <w:rsid w:val="0000277F"/>
    <w:rsid w:val="00002CD5"/>
    <w:rsid w:val="00004370"/>
    <w:rsid w:val="00004706"/>
    <w:rsid w:val="000048AB"/>
    <w:rsid w:val="00004D6A"/>
    <w:rsid w:val="00005F66"/>
    <w:rsid w:val="000062FF"/>
    <w:rsid w:val="000065AD"/>
    <w:rsid w:val="00007591"/>
    <w:rsid w:val="00007A7B"/>
    <w:rsid w:val="00010567"/>
    <w:rsid w:val="00010B40"/>
    <w:rsid w:val="00010BAD"/>
    <w:rsid w:val="0001289F"/>
    <w:rsid w:val="000166C1"/>
    <w:rsid w:val="00016A63"/>
    <w:rsid w:val="000174CF"/>
    <w:rsid w:val="00017EC4"/>
    <w:rsid w:val="0002010D"/>
    <w:rsid w:val="000218C9"/>
    <w:rsid w:val="000219FE"/>
    <w:rsid w:val="00021FC0"/>
    <w:rsid w:val="00024249"/>
    <w:rsid w:val="00024307"/>
    <w:rsid w:val="000248CA"/>
    <w:rsid w:val="00024E9A"/>
    <w:rsid w:val="000250AB"/>
    <w:rsid w:val="0002540B"/>
    <w:rsid w:val="00025585"/>
    <w:rsid w:val="0002643B"/>
    <w:rsid w:val="000264A1"/>
    <w:rsid w:val="00026B10"/>
    <w:rsid w:val="00026F42"/>
    <w:rsid w:val="000302C0"/>
    <w:rsid w:val="00030B7C"/>
    <w:rsid w:val="000311D7"/>
    <w:rsid w:val="00031239"/>
    <w:rsid w:val="00031C3E"/>
    <w:rsid w:val="00031C63"/>
    <w:rsid w:val="0003236B"/>
    <w:rsid w:val="00032518"/>
    <w:rsid w:val="000326E3"/>
    <w:rsid w:val="00032E2A"/>
    <w:rsid w:val="00033F9C"/>
    <w:rsid w:val="0003522A"/>
    <w:rsid w:val="00035632"/>
    <w:rsid w:val="00035ED3"/>
    <w:rsid w:val="00036159"/>
    <w:rsid w:val="00036483"/>
    <w:rsid w:val="00036A7D"/>
    <w:rsid w:val="00036DF4"/>
    <w:rsid w:val="00037E57"/>
    <w:rsid w:val="00040A36"/>
    <w:rsid w:val="00040C91"/>
    <w:rsid w:val="000413F4"/>
    <w:rsid w:val="0004145F"/>
    <w:rsid w:val="00041AD2"/>
    <w:rsid w:val="00042E54"/>
    <w:rsid w:val="0004308D"/>
    <w:rsid w:val="00043C13"/>
    <w:rsid w:val="000448B4"/>
    <w:rsid w:val="00044992"/>
    <w:rsid w:val="00044A41"/>
    <w:rsid w:val="0004640F"/>
    <w:rsid w:val="00046F2E"/>
    <w:rsid w:val="00047495"/>
    <w:rsid w:val="00047787"/>
    <w:rsid w:val="00047C5E"/>
    <w:rsid w:val="00050071"/>
    <w:rsid w:val="00051106"/>
    <w:rsid w:val="00051583"/>
    <w:rsid w:val="000519C0"/>
    <w:rsid w:val="00052CA7"/>
    <w:rsid w:val="00052F6D"/>
    <w:rsid w:val="00053278"/>
    <w:rsid w:val="000532D2"/>
    <w:rsid w:val="00053BEB"/>
    <w:rsid w:val="00053F7A"/>
    <w:rsid w:val="000549FF"/>
    <w:rsid w:val="000555EA"/>
    <w:rsid w:val="00055E3D"/>
    <w:rsid w:val="0006027C"/>
    <w:rsid w:val="000608F6"/>
    <w:rsid w:val="00060A00"/>
    <w:rsid w:val="00060B2F"/>
    <w:rsid w:val="00060F18"/>
    <w:rsid w:val="000612DB"/>
    <w:rsid w:val="00061390"/>
    <w:rsid w:val="00061615"/>
    <w:rsid w:val="00061CB4"/>
    <w:rsid w:val="00061E75"/>
    <w:rsid w:val="00062536"/>
    <w:rsid w:val="000627BD"/>
    <w:rsid w:val="00062BDB"/>
    <w:rsid w:val="00064608"/>
    <w:rsid w:val="0006536A"/>
    <w:rsid w:val="00065F31"/>
    <w:rsid w:val="00066C34"/>
    <w:rsid w:val="00066D24"/>
    <w:rsid w:val="00066E80"/>
    <w:rsid w:val="0006774F"/>
    <w:rsid w:val="000677C4"/>
    <w:rsid w:val="00067F4B"/>
    <w:rsid w:val="00070765"/>
    <w:rsid w:val="00070AB4"/>
    <w:rsid w:val="0007147F"/>
    <w:rsid w:val="00072DBD"/>
    <w:rsid w:val="000734F6"/>
    <w:rsid w:val="000737AF"/>
    <w:rsid w:val="000755D8"/>
    <w:rsid w:val="00075ED2"/>
    <w:rsid w:val="00076DAD"/>
    <w:rsid w:val="00077004"/>
    <w:rsid w:val="000770C3"/>
    <w:rsid w:val="00077383"/>
    <w:rsid w:val="000773B2"/>
    <w:rsid w:val="00077B72"/>
    <w:rsid w:val="000800E4"/>
    <w:rsid w:val="000806DE"/>
    <w:rsid w:val="000807FC"/>
    <w:rsid w:val="000819DB"/>
    <w:rsid w:val="00081A04"/>
    <w:rsid w:val="00082386"/>
    <w:rsid w:val="00083B2C"/>
    <w:rsid w:val="0008579C"/>
    <w:rsid w:val="00086128"/>
    <w:rsid w:val="00086787"/>
    <w:rsid w:val="0008709E"/>
    <w:rsid w:val="00087B24"/>
    <w:rsid w:val="00090129"/>
    <w:rsid w:val="00092001"/>
    <w:rsid w:val="00093494"/>
    <w:rsid w:val="00093AB5"/>
    <w:rsid w:val="00093D53"/>
    <w:rsid w:val="00094FD9"/>
    <w:rsid w:val="0009542A"/>
    <w:rsid w:val="0009575A"/>
    <w:rsid w:val="00095C8F"/>
    <w:rsid w:val="00096721"/>
    <w:rsid w:val="0009673F"/>
    <w:rsid w:val="00096B11"/>
    <w:rsid w:val="00096E94"/>
    <w:rsid w:val="00097820"/>
    <w:rsid w:val="00097E0F"/>
    <w:rsid w:val="00097E42"/>
    <w:rsid w:val="000A1B23"/>
    <w:rsid w:val="000A3500"/>
    <w:rsid w:val="000A35FB"/>
    <w:rsid w:val="000A3A7D"/>
    <w:rsid w:val="000A3E0A"/>
    <w:rsid w:val="000A47BB"/>
    <w:rsid w:val="000A48AA"/>
    <w:rsid w:val="000A4CAA"/>
    <w:rsid w:val="000A4DC0"/>
    <w:rsid w:val="000A51F0"/>
    <w:rsid w:val="000A53A0"/>
    <w:rsid w:val="000A5964"/>
    <w:rsid w:val="000A5BFC"/>
    <w:rsid w:val="000A70BC"/>
    <w:rsid w:val="000A738F"/>
    <w:rsid w:val="000A7486"/>
    <w:rsid w:val="000A7F2A"/>
    <w:rsid w:val="000B11E8"/>
    <w:rsid w:val="000B1808"/>
    <w:rsid w:val="000B1A05"/>
    <w:rsid w:val="000B1C8E"/>
    <w:rsid w:val="000B278B"/>
    <w:rsid w:val="000B34FF"/>
    <w:rsid w:val="000B3824"/>
    <w:rsid w:val="000B405D"/>
    <w:rsid w:val="000B4B82"/>
    <w:rsid w:val="000B53DA"/>
    <w:rsid w:val="000B6AA0"/>
    <w:rsid w:val="000B7743"/>
    <w:rsid w:val="000B7B33"/>
    <w:rsid w:val="000B7B85"/>
    <w:rsid w:val="000C1343"/>
    <w:rsid w:val="000C1540"/>
    <w:rsid w:val="000C16D2"/>
    <w:rsid w:val="000C1E80"/>
    <w:rsid w:val="000C2851"/>
    <w:rsid w:val="000C2999"/>
    <w:rsid w:val="000C2AD5"/>
    <w:rsid w:val="000C301D"/>
    <w:rsid w:val="000C33C1"/>
    <w:rsid w:val="000C6194"/>
    <w:rsid w:val="000C6329"/>
    <w:rsid w:val="000C71A4"/>
    <w:rsid w:val="000C7F45"/>
    <w:rsid w:val="000D0B3A"/>
    <w:rsid w:val="000D0D02"/>
    <w:rsid w:val="000D1670"/>
    <w:rsid w:val="000D1E55"/>
    <w:rsid w:val="000D3E63"/>
    <w:rsid w:val="000D434C"/>
    <w:rsid w:val="000D4F9F"/>
    <w:rsid w:val="000D5640"/>
    <w:rsid w:val="000D6D18"/>
    <w:rsid w:val="000D743A"/>
    <w:rsid w:val="000D7483"/>
    <w:rsid w:val="000D755C"/>
    <w:rsid w:val="000D7D5D"/>
    <w:rsid w:val="000E0215"/>
    <w:rsid w:val="000E0750"/>
    <w:rsid w:val="000E142F"/>
    <w:rsid w:val="000E15CD"/>
    <w:rsid w:val="000E46A8"/>
    <w:rsid w:val="000E4815"/>
    <w:rsid w:val="000E4BD5"/>
    <w:rsid w:val="000E4DB0"/>
    <w:rsid w:val="000E6CE7"/>
    <w:rsid w:val="000E6D05"/>
    <w:rsid w:val="000E6EA7"/>
    <w:rsid w:val="000E72A7"/>
    <w:rsid w:val="000E762C"/>
    <w:rsid w:val="000F20C4"/>
    <w:rsid w:val="000F256E"/>
    <w:rsid w:val="000F2ED8"/>
    <w:rsid w:val="000F2F05"/>
    <w:rsid w:val="000F301C"/>
    <w:rsid w:val="000F34E4"/>
    <w:rsid w:val="000F3BD3"/>
    <w:rsid w:val="000F597C"/>
    <w:rsid w:val="000F73BB"/>
    <w:rsid w:val="000F76BB"/>
    <w:rsid w:val="000F7947"/>
    <w:rsid w:val="000F7E48"/>
    <w:rsid w:val="00100033"/>
    <w:rsid w:val="001003A4"/>
    <w:rsid w:val="00100857"/>
    <w:rsid w:val="00100D1F"/>
    <w:rsid w:val="00100ED5"/>
    <w:rsid w:val="00102BDA"/>
    <w:rsid w:val="00103059"/>
    <w:rsid w:val="00103B88"/>
    <w:rsid w:val="00103CE3"/>
    <w:rsid w:val="00104618"/>
    <w:rsid w:val="00105412"/>
    <w:rsid w:val="00105DB7"/>
    <w:rsid w:val="0010611F"/>
    <w:rsid w:val="001062D4"/>
    <w:rsid w:val="00106314"/>
    <w:rsid w:val="00107626"/>
    <w:rsid w:val="00107644"/>
    <w:rsid w:val="00107A5B"/>
    <w:rsid w:val="00110D6E"/>
    <w:rsid w:val="00110EBE"/>
    <w:rsid w:val="00112394"/>
    <w:rsid w:val="00112951"/>
    <w:rsid w:val="00112B9B"/>
    <w:rsid w:val="00112F68"/>
    <w:rsid w:val="001138A7"/>
    <w:rsid w:val="00113B03"/>
    <w:rsid w:val="00113E65"/>
    <w:rsid w:val="0011462B"/>
    <w:rsid w:val="00114715"/>
    <w:rsid w:val="001148C6"/>
    <w:rsid w:val="00115434"/>
    <w:rsid w:val="00115B7C"/>
    <w:rsid w:val="001161B3"/>
    <w:rsid w:val="00116592"/>
    <w:rsid w:val="00116DCA"/>
    <w:rsid w:val="00116F0E"/>
    <w:rsid w:val="001172D2"/>
    <w:rsid w:val="0011746B"/>
    <w:rsid w:val="001177C7"/>
    <w:rsid w:val="0012018E"/>
    <w:rsid w:val="00121348"/>
    <w:rsid w:val="00121E28"/>
    <w:rsid w:val="00122673"/>
    <w:rsid w:val="001229F1"/>
    <w:rsid w:val="00122ED1"/>
    <w:rsid w:val="00122EE0"/>
    <w:rsid w:val="001234CF"/>
    <w:rsid w:val="00123842"/>
    <w:rsid w:val="00123907"/>
    <w:rsid w:val="00124434"/>
    <w:rsid w:val="001252E4"/>
    <w:rsid w:val="00125C33"/>
    <w:rsid w:val="00127C0F"/>
    <w:rsid w:val="00130187"/>
    <w:rsid w:val="00131602"/>
    <w:rsid w:val="00132E56"/>
    <w:rsid w:val="00133139"/>
    <w:rsid w:val="00133293"/>
    <w:rsid w:val="00134528"/>
    <w:rsid w:val="0013571D"/>
    <w:rsid w:val="00135AD2"/>
    <w:rsid w:val="00136047"/>
    <w:rsid w:val="00136CAA"/>
    <w:rsid w:val="00137D75"/>
    <w:rsid w:val="00137FFA"/>
    <w:rsid w:val="00140721"/>
    <w:rsid w:val="00140BEA"/>
    <w:rsid w:val="001412AD"/>
    <w:rsid w:val="00143F1F"/>
    <w:rsid w:val="00144014"/>
    <w:rsid w:val="001447A7"/>
    <w:rsid w:val="0014638E"/>
    <w:rsid w:val="00146546"/>
    <w:rsid w:val="0014736C"/>
    <w:rsid w:val="001476C1"/>
    <w:rsid w:val="001511D3"/>
    <w:rsid w:val="00152844"/>
    <w:rsid w:val="00153229"/>
    <w:rsid w:val="00153DF1"/>
    <w:rsid w:val="00154491"/>
    <w:rsid w:val="00154B5D"/>
    <w:rsid w:val="00154DEA"/>
    <w:rsid w:val="0015512C"/>
    <w:rsid w:val="00155303"/>
    <w:rsid w:val="001572D3"/>
    <w:rsid w:val="00157B57"/>
    <w:rsid w:val="00157CA4"/>
    <w:rsid w:val="00160142"/>
    <w:rsid w:val="0016049E"/>
    <w:rsid w:val="00160B0E"/>
    <w:rsid w:val="00161367"/>
    <w:rsid w:val="0016143A"/>
    <w:rsid w:val="0016164B"/>
    <w:rsid w:val="00161B1B"/>
    <w:rsid w:val="001629A3"/>
    <w:rsid w:val="00162B22"/>
    <w:rsid w:val="00163348"/>
    <w:rsid w:val="0016489D"/>
    <w:rsid w:val="00164C45"/>
    <w:rsid w:val="00165530"/>
    <w:rsid w:val="00165F44"/>
    <w:rsid w:val="00167BFE"/>
    <w:rsid w:val="00167D0F"/>
    <w:rsid w:val="00167E8F"/>
    <w:rsid w:val="001701FE"/>
    <w:rsid w:val="001702E2"/>
    <w:rsid w:val="00170372"/>
    <w:rsid w:val="0017042F"/>
    <w:rsid w:val="001705AC"/>
    <w:rsid w:val="00170B31"/>
    <w:rsid w:val="00170FA7"/>
    <w:rsid w:val="0017136D"/>
    <w:rsid w:val="00171BAC"/>
    <w:rsid w:val="00171CF7"/>
    <w:rsid w:val="00171D69"/>
    <w:rsid w:val="0017200D"/>
    <w:rsid w:val="001721AE"/>
    <w:rsid w:val="001728A8"/>
    <w:rsid w:val="00172EF7"/>
    <w:rsid w:val="00173B37"/>
    <w:rsid w:val="00173EB3"/>
    <w:rsid w:val="00174887"/>
    <w:rsid w:val="0017551E"/>
    <w:rsid w:val="00176AE5"/>
    <w:rsid w:val="00177F07"/>
    <w:rsid w:val="00183336"/>
    <w:rsid w:val="0018428E"/>
    <w:rsid w:val="00184334"/>
    <w:rsid w:val="001848DD"/>
    <w:rsid w:val="00184F9E"/>
    <w:rsid w:val="00185C4F"/>
    <w:rsid w:val="00186735"/>
    <w:rsid w:val="00186F90"/>
    <w:rsid w:val="00190071"/>
    <w:rsid w:val="00190654"/>
    <w:rsid w:val="00190A6E"/>
    <w:rsid w:val="00191073"/>
    <w:rsid w:val="00191D92"/>
    <w:rsid w:val="001922F3"/>
    <w:rsid w:val="0019260A"/>
    <w:rsid w:val="00192615"/>
    <w:rsid w:val="00192D92"/>
    <w:rsid w:val="001941FA"/>
    <w:rsid w:val="0019523E"/>
    <w:rsid w:val="00195B33"/>
    <w:rsid w:val="00195D9B"/>
    <w:rsid w:val="00195E84"/>
    <w:rsid w:val="00196182"/>
    <w:rsid w:val="001974B9"/>
    <w:rsid w:val="0019797A"/>
    <w:rsid w:val="00197E62"/>
    <w:rsid w:val="00197EAA"/>
    <w:rsid w:val="001A02EC"/>
    <w:rsid w:val="001A11A6"/>
    <w:rsid w:val="001A2242"/>
    <w:rsid w:val="001A29CB"/>
    <w:rsid w:val="001A2AD3"/>
    <w:rsid w:val="001A2CE6"/>
    <w:rsid w:val="001A3AC4"/>
    <w:rsid w:val="001A3BB0"/>
    <w:rsid w:val="001A416C"/>
    <w:rsid w:val="001A44CC"/>
    <w:rsid w:val="001A45B0"/>
    <w:rsid w:val="001A46DC"/>
    <w:rsid w:val="001A4D36"/>
    <w:rsid w:val="001A4E29"/>
    <w:rsid w:val="001A5647"/>
    <w:rsid w:val="001A5B45"/>
    <w:rsid w:val="001A5F67"/>
    <w:rsid w:val="001A60E6"/>
    <w:rsid w:val="001A6CB2"/>
    <w:rsid w:val="001A6EE6"/>
    <w:rsid w:val="001A7C97"/>
    <w:rsid w:val="001A7CC5"/>
    <w:rsid w:val="001B0487"/>
    <w:rsid w:val="001B0CA3"/>
    <w:rsid w:val="001B0F45"/>
    <w:rsid w:val="001B13DE"/>
    <w:rsid w:val="001B1628"/>
    <w:rsid w:val="001B1D84"/>
    <w:rsid w:val="001B1FFE"/>
    <w:rsid w:val="001B31B6"/>
    <w:rsid w:val="001B321E"/>
    <w:rsid w:val="001B4053"/>
    <w:rsid w:val="001B413C"/>
    <w:rsid w:val="001B4352"/>
    <w:rsid w:val="001B476A"/>
    <w:rsid w:val="001B4A01"/>
    <w:rsid w:val="001B4A40"/>
    <w:rsid w:val="001B553F"/>
    <w:rsid w:val="001B59FF"/>
    <w:rsid w:val="001B5D68"/>
    <w:rsid w:val="001B5EC6"/>
    <w:rsid w:val="001B668B"/>
    <w:rsid w:val="001B68B6"/>
    <w:rsid w:val="001B69B7"/>
    <w:rsid w:val="001B7D11"/>
    <w:rsid w:val="001C09DA"/>
    <w:rsid w:val="001C2158"/>
    <w:rsid w:val="001C233E"/>
    <w:rsid w:val="001C2714"/>
    <w:rsid w:val="001C3209"/>
    <w:rsid w:val="001C383B"/>
    <w:rsid w:val="001C38EB"/>
    <w:rsid w:val="001C3A73"/>
    <w:rsid w:val="001C3F75"/>
    <w:rsid w:val="001C400C"/>
    <w:rsid w:val="001C451A"/>
    <w:rsid w:val="001C4A06"/>
    <w:rsid w:val="001C581E"/>
    <w:rsid w:val="001C590B"/>
    <w:rsid w:val="001C5E8B"/>
    <w:rsid w:val="001C5FBE"/>
    <w:rsid w:val="001C6033"/>
    <w:rsid w:val="001C75A9"/>
    <w:rsid w:val="001C7908"/>
    <w:rsid w:val="001D125E"/>
    <w:rsid w:val="001D173F"/>
    <w:rsid w:val="001D1ED4"/>
    <w:rsid w:val="001D1F13"/>
    <w:rsid w:val="001D1F31"/>
    <w:rsid w:val="001D2B00"/>
    <w:rsid w:val="001D3229"/>
    <w:rsid w:val="001D3459"/>
    <w:rsid w:val="001D3738"/>
    <w:rsid w:val="001D7CC3"/>
    <w:rsid w:val="001D7E67"/>
    <w:rsid w:val="001E05AC"/>
    <w:rsid w:val="001E0627"/>
    <w:rsid w:val="001E088A"/>
    <w:rsid w:val="001E0FBF"/>
    <w:rsid w:val="001E17C1"/>
    <w:rsid w:val="001E2362"/>
    <w:rsid w:val="001E2469"/>
    <w:rsid w:val="001E2A8A"/>
    <w:rsid w:val="001E3F16"/>
    <w:rsid w:val="001E4162"/>
    <w:rsid w:val="001E4358"/>
    <w:rsid w:val="001E4910"/>
    <w:rsid w:val="001E50DF"/>
    <w:rsid w:val="001E5948"/>
    <w:rsid w:val="001E5CCC"/>
    <w:rsid w:val="001E5EF0"/>
    <w:rsid w:val="001E6F62"/>
    <w:rsid w:val="001E72EC"/>
    <w:rsid w:val="001E7F09"/>
    <w:rsid w:val="001F01E1"/>
    <w:rsid w:val="001F0300"/>
    <w:rsid w:val="001F0539"/>
    <w:rsid w:val="001F0D6C"/>
    <w:rsid w:val="001F1779"/>
    <w:rsid w:val="001F1B6D"/>
    <w:rsid w:val="001F1E5B"/>
    <w:rsid w:val="001F226F"/>
    <w:rsid w:val="001F2DA7"/>
    <w:rsid w:val="001F3237"/>
    <w:rsid w:val="001F3C84"/>
    <w:rsid w:val="001F5121"/>
    <w:rsid w:val="001F622A"/>
    <w:rsid w:val="001F67C9"/>
    <w:rsid w:val="001F6817"/>
    <w:rsid w:val="001F6AB2"/>
    <w:rsid w:val="00200425"/>
    <w:rsid w:val="00200460"/>
    <w:rsid w:val="0020055D"/>
    <w:rsid w:val="00200DB0"/>
    <w:rsid w:val="00200E11"/>
    <w:rsid w:val="00201299"/>
    <w:rsid w:val="0020152B"/>
    <w:rsid w:val="0020158B"/>
    <w:rsid w:val="00201776"/>
    <w:rsid w:val="00201997"/>
    <w:rsid w:val="00202FC8"/>
    <w:rsid w:val="0020307E"/>
    <w:rsid w:val="00203D2C"/>
    <w:rsid w:val="00204460"/>
    <w:rsid w:val="00205461"/>
    <w:rsid w:val="00206036"/>
    <w:rsid w:val="00206A6F"/>
    <w:rsid w:val="002076F6"/>
    <w:rsid w:val="00207839"/>
    <w:rsid w:val="00207DF6"/>
    <w:rsid w:val="00210447"/>
    <w:rsid w:val="00210E1B"/>
    <w:rsid w:val="00212BED"/>
    <w:rsid w:val="00212CCB"/>
    <w:rsid w:val="00213D15"/>
    <w:rsid w:val="002164B1"/>
    <w:rsid w:val="00217090"/>
    <w:rsid w:val="0021722B"/>
    <w:rsid w:val="00217743"/>
    <w:rsid w:val="00217955"/>
    <w:rsid w:val="00220590"/>
    <w:rsid w:val="00220BCD"/>
    <w:rsid w:val="00220D64"/>
    <w:rsid w:val="002210DA"/>
    <w:rsid w:val="002213D7"/>
    <w:rsid w:val="002220A3"/>
    <w:rsid w:val="002221B3"/>
    <w:rsid w:val="0022290E"/>
    <w:rsid w:val="00222D5C"/>
    <w:rsid w:val="0022397F"/>
    <w:rsid w:val="00223F65"/>
    <w:rsid w:val="002242ED"/>
    <w:rsid w:val="00225EE1"/>
    <w:rsid w:val="00225F53"/>
    <w:rsid w:val="00226C85"/>
    <w:rsid w:val="00226D22"/>
    <w:rsid w:val="002271AE"/>
    <w:rsid w:val="00230035"/>
    <w:rsid w:val="00230BDD"/>
    <w:rsid w:val="002313F3"/>
    <w:rsid w:val="0023181A"/>
    <w:rsid w:val="00232217"/>
    <w:rsid w:val="002323FD"/>
    <w:rsid w:val="002324FC"/>
    <w:rsid w:val="00232B75"/>
    <w:rsid w:val="00233095"/>
    <w:rsid w:val="00233720"/>
    <w:rsid w:val="00234DBB"/>
    <w:rsid w:val="0023563F"/>
    <w:rsid w:val="002358C1"/>
    <w:rsid w:val="00235909"/>
    <w:rsid w:val="00236234"/>
    <w:rsid w:val="0023632D"/>
    <w:rsid w:val="0023789F"/>
    <w:rsid w:val="00237980"/>
    <w:rsid w:val="00237FE2"/>
    <w:rsid w:val="002400B6"/>
    <w:rsid w:val="0024071D"/>
    <w:rsid w:val="00240A27"/>
    <w:rsid w:val="00241800"/>
    <w:rsid w:val="00241884"/>
    <w:rsid w:val="00241F9D"/>
    <w:rsid w:val="0024278A"/>
    <w:rsid w:val="00242933"/>
    <w:rsid w:val="00242E33"/>
    <w:rsid w:val="002439A5"/>
    <w:rsid w:val="002439F1"/>
    <w:rsid w:val="00243D14"/>
    <w:rsid w:val="00244323"/>
    <w:rsid w:val="00244582"/>
    <w:rsid w:val="00244C04"/>
    <w:rsid w:val="002454A6"/>
    <w:rsid w:val="002459FD"/>
    <w:rsid w:val="00245FDA"/>
    <w:rsid w:val="0024632A"/>
    <w:rsid w:val="002463DB"/>
    <w:rsid w:val="00246E64"/>
    <w:rsid w:val="002476BB"/>
    <w:rsid w:val="0024776E"/>
    <w:rsid w:val="002478E3"/>
    <w:rsid w:val="0025010A"/>
    <w:rsid w:val="00250338"/>
    <w:rsid w:val="00251A84"/>
    <w:rsid w:val="00251ED7"/>
    <w:rsid w:val="00252295"/>
    <w:rsid w:val="00252488"/>
    <w:rsid w:val="00252BE8"/>
    <w:rsid w:val="00252C6E"/>
    <w:rsid w:val="0025352F"/>
    <w:rsid w:val="00253DEE"/>
    <w:rsid w:val="0025476E"/>
    <w:rsid w:val="00254DEC"/>
    <w:rsid w:val="00255327"/>
    <w:rsid w:val="00255599"/>
    <w:rsid w:val="00255BEF"/>
    <w:rsid w:val="0025630F"/>
    <w:rsid w:val="00256765"/>
    <w:rsid w:val="00256E04"/>
    <w:rsid w:val="002570ED"/>
    <w:rsid w:val="002577E4"/>
    <w:rsid w:val="00257A1C"/>
    <w:rsid w:val="00257ABC"/>
    <w:rsid w:val="00257B1E"/>
    <w:rsid w:val="00260A0F"/>
    <w:rsid w:val="0026202C"/>
    <w:rsid w:val="00262255"/>
    <w:rsid w:val="0026256E"/>
    <w:rsid w:val="00262DD9"/>
    <w:rsid w:val="00262F7F"/>
    <w:rsid w:val="00264371"/>
    <w:rsid w:val="0026567E"/>
    <w:rsid w:val="0026643A"/>
    <w:rsid w:val="0026717E"/>
    <w:rsid w:val="00267BA6"/>
    <w:rsid w:val="00267FEA"/>
    <w:rsid w:val="00270034"/>
    <w:rsid w:val="00270C99"/>
    <w:rsid w:val="00271B5F"/>
    <w:rsid w:val="002721C1"/>
    <w:rsid w:val="002736BF"/>
    <w:rsid w:val="00273F98"/>
    <w:rsid w:val="00274B99"/>
    <w:rsid w:val="00274EB4"/>
    <w:rsid w:val="00274F9A"/>
    <w:rsid w:val="00275C5D"/>
    <w:rsid w:val="00275D56"/>
    <w:rsid w:val="00276B73"/>
    <w:rsid w:val="002771D5"/>
    <w:rsid w:val="002775CA"/>
    <w:rsid w:val="00277CFB"/>
    <w:rsid w:val="00282FCD"/>
    <w:rsid w:val="00283289"/>
    <w:rsid w:val="00283F5F"/>
    <w:rsid w:val="00284385"/>
    <w:rsid w:val="00284A50"/>
    <w:rsid w:val="002856DA"/>
    <w:rsid w:val="0028573C"/>
    <w:rsid w:val="00285EAC"/>
    <w:rsid w:val="00286CBD"/>
    <w:rsid w:val="00286E90"/>
    <w:rsid w:val="00287CD4"/>
    <w:rsid w:val="0029180A"/>
    <w:rsid w:val="00291D24"/>
    <w:rsid w:val="00292B95"/>
    <w:rsid w:val="0029380D"/>
    <w:rsid w:val="00293851"/>
    <w:rsid w:val="00294096"/>
    <w:rsid w:val="00294D51"/>
    <w:rsid w:val="00295071"/>
    <w:rsid w:val="00295299"/>
    <w:rsid w:val="00295440"/>
    <w:rsid w:val="00296671"/>
    <w:rsid w:val="00297FCB"/>
    <w:rsid w:val="002A196B"/>
    <w:rsid w:val="002A1ADF"/>
    <w:rsid w:val="002A2F22"/>
    <w:rsid w:val="002A3FE4"/>
    <w:rsid w:val="002A420A"/>
    <w:rsid w:val="002A5BBA"/>
    <w:rsid w:val="002A63CF"/>
    <w:rsid w:val="002A6893"/>
    <w:rsid w:val="002B146B"/>
    <w:rsid w:val="002B1654"/>
    <w:rsid w:val="002B1823"/>
    <w:rsid w:val="002B2013"/>
    <w:rsid w:val="002B531D"/>
    <w:rsid w:val="002B5433"/>
    <w:rsid w:val="002B598E"/>
    <w:rsid w:val="002B5C81"/>
    <w:rsid w:val="002B5D89"/>
    <w:rsid w:val="002B6DFD"/>
    <w:rsid w:val="002B75CE"/>
    <w:rsid w:val="002B75D6"/>
    <w:rsid w:val="002C0B77"/>
    <w:rsid w:val="002C0FB8"/>
    <w:rsid w:val="002C214A"/>
    <w:rsid w:val="002C2293"/>
    <w:rsid w:val="002C23EC"/>
    <w:rsid w:val="002C253F"/>
    <w:rsid w:val="002C31C6"/>
    <w:rsid w:val="002C363D"/>
    <w:rsid w:val="002C38DC"/>
    <w:rsid w:val="002C39E3"/>
    <w:rsid w:val="002C3FBD"/>
    <w:rsid w:val="002C4D5F"/>
    <w:rsid w:val="002C51F1"/>
    <w:rsid w:val="002C580E"/>
    <w:rsid w:val="002C5BA3"/>
    <w:rsid w:val="002C5C80"/>
    <w:rsid w:val="002C6BB2"/>
    <w:rsid w:val="002C7475"/>
    <w:rsid w:val="002C77DC"/>
    <w:rsid w:val="002C7885"/>
    <w:rsid w:val="002C7C5F"/>
    <w:rsid w:val="002D02BE"/>
    <w:rsid w:val="002D06D3"/>
    <w:rsid w:val="002D0FDB"/>
    <w:rsid w:val="002D184F"/>
    <w:rsid w:val="002D20AB"/>
    <w:rsid w:val="002D3F4E"/>
    <w:rsid w:val="002D45A7"/>
    <w:rsid w:val="002D45DC"/>
    <w:rsid w:val="002D5805"/>
    <w:rsid w:val="002D5912"/>
    <w:rsid w:val="002D700B"/>
    <w:rsid w:val="002D72DD"/>
    <w:rsid w:val="002E04E5"/>
    <w:rsid w:val="002E07C8"/>
    <w:rsid w:val="002E0954"/>
    <w:rsid w:val="002E1FCA"/>
    <w:rsid w:val="002E2081"/>
    <w:rsid w:val="002E306F"/>
    <w:rsid w:val="002E34B8"/>
    <w:rsid w:val="002E3E54"/>
    <w:rsid w:val="002E3F32"/>
    <w:rsid w:val="002E4330"/>
    <w:rsid w:val="002E4543"/>
    <w:rsid w:val="002E5010"/>
    <w:rsid w:val="002E6FD1"/>
    <w:rsid w:val="002F05E9"/>
    <w:rsid w:val="002F0671"/>
    <w:rsid w:val="002F1155"/>
    <w:rsid w:val="002F16E1"/>
    <w:rsid w:val="002F18EC"/>
    <w:rsid w:val="002F24E0"/>
    <w:rsid w:val="002F4545"/>
    <w:rsid w:val="002F496E"/>
    <w:rsid w:val="002F4C33"/>
    <w:rsid w:val="002F4C6E"/>
    <w:rsid w:val="002F5755"/>
    <w:rsid w:val="002F5D09"/>
    <w:rsid w:val="002F6754"/>
    <w:rsid w:val="002F7AA1"/>
    <w:rsid w:val="002F7AC4"/>
    <w:rsid w:val="00300196"/>
    <w:rsid w:val="003012DA"/>
    <w:rsid w:val="003021CC"/>
    <w:rsid w:val="0030311F"/>
    <w:rsid w:val="003032F9"/>
    <w:rsid w:val="00303782"/>
    <w:rsid w:val="00303845"/>
    <w:rsid w:val="0030399A"/>
    <w:rsid w:val="00303D2A"/>
    <w:rsid w:val="00305051"/>
    <w:rsid w:val="0030508D"/>
    <w:rsid w:val="003063F9"/>
    <w:rsid w:val="0030657A"/>
    <w:rsid w:val="003066EC"/>
    <w:rsid w:val="00306E06"/>
    <w:rsid w:val="00307547"/>
    <w:rsid w:val="00307953"/>
    <w:rsid w:val="00307E07"/>
    <w:rsid w:val="00311272"/>
    <w:rsid w:val="00311339"/>
    <w:rsid w:val="00311BBB"/>
    <w:rsid w:val="00311BEE"/>
    <w:rsid w:val="00311CB5"/>
    <w:rsid w:val="0031462E"/>
    <w:rsid w:val="00314CCD"/>
    <w:rsid w:val="003156D9"/>
    <w:rsid w:val="00315D6C"/>
    <w:rsid w:val="003165DB"/>
    <w:rsid w:val="00317291"/>
    <w:rsid w:val="003173AB"/>
    <w:rsid w:val="0032019F"/>
    <w:rsid w:val="003208EC"/>
    <w:rsid w:val="00320AFF"/>
    <w:rsid w:val="00320F37"/>
    <w:rsid w:val="003214F4"/>
    <w:rsid w:val="003215B7"/>
    <w:rsid w:val="003217B4"/>
    <w:rsid w:val="00321920"/>
    <w:rsid w:val="00322D57"/>
    <w:rsid w:val="00322D8E"/>
    <w:rsid w:val="0032386A"/>
    <w:rsid w:val="003247E8"/>
    <w:rsid w:val="00324C48"/>
    <w:rsid w:val="003251AD"/>
    <w:rsid w:val="00325C25"/>
    <w:rsid w:val="00326FA2"/>
    <w:rsid w:val="0032762B"/>
    <w:rsid w:val="00330B8E"/>
    <w:rsid w:val="00330C66"/>
    <w:rsid w:val="00331DCF"/>
    <w:rsid w:val="00332F66"/>
    <w:rsid w:val="003334D9"/>
    <w:rsid w:val="00333D98"/>
    <w:rsid w:val="003349AE"/>
    <w:rsid w:val="003356D1"/>
    <w:rsid w:val="003406F7"/>
    <w:rsid w:val="00340C9D"/>
    <w:rsid w:val="00341206"/>
    <w:rsid w:val="003413F7"/>
    <w:rsid w:val="00341FAD"/>
    <w:rsid w:val="003434DE"/>
    <w:rsid w:val="00344D2B"/>
    <w:rsid w:val="0034531C"/>
    <w:rsid w:val="00345CB6"/>
    <w:rsid w:val="0034663F"/>
    <w:rsid w:val="003477C0"/>
    <w:rsid w:val="00347A9D"/>
    <w:rsid w:val="00347EA1"/>
    <w:rsid w:val="003501F1"/>
    <w:rsid w:val="00352238"/>
    <w:rsid w:val="003527EC"/>
    <w:rsid w:val="00352EA4"/>
    <w:rsid w:val="00353789"/>
    <w:rsid w:val="003543BA"/>
    <w:rsid w:val="00354A8C"/>
    <w:rsid w:val="00355664"/>
    <w:rsid w:val="003559C6"/>
    <w:rsid w:val="00355B65"/>
    <w:rsid w:val="00360564"/>
    <w:rsid w:val="0036061C"/>
    <w:rsid w:val="003616F1"/>
    <w:rsid w:val="00361A57"/>
    <w:rsid w:val="0036221C"/>
    <w:rsid w:val="00362720"/>
    <w:rsid w:val="00362D80"/>
    <w:rsid w:val="00362F83"/>
    <w:rsid w:val="003638DF"/>
    <w:rsid w:val="00363987"/>
    <w:rsid w:val="00363F22"/>
    <w:rsid w:val="00364149"/>
    <w:rsid w:val="0036475A"/>
    <w:rsid w:val="003652B9"/>
    <w:rsid w:val="0036645E"/>
    <w:rsid w:val="00366461"/>
    <w:rsid w:val="00366A8F"/>
    <w:rsid w:val="00366DA5"/>
    <w:rsid w:val="003705A5"/>
    <w:rsid w:val="003714EF"/>
    <w:rsid w:val="00372971"/>
    <w:rsid w:val="00372D3F"/>
    <w:rsid w:val="0037370A"/>
    <w:rsid w:val="00374F01"/>
    <w:rsid w:val="00376A2C"/>
    <w:rsid w:val="0037724D"/>
    <w:rsid w:val="00377347"/>
    <w:rsid w:val="003777A6"/>
    <w:rsid w:val="003777BE"/>
    <w:rsid w:val="00380710"/>
    <w:rsid w:val="00382D93"/>
    <w:rsid w:val="00383D26"/>
    <w:rsid w:val="00384197"/>
    <w:rsid w:val="0038419E"/>
    <w:rsid w:val="00384A24"/>
    <w:rsid w:val="003857F3"/>
    <w:rsid w:val="00386752"/>
    <w:rsid w:val="0038715C"/>
    <w:rsid w:val="003876F6"/>
    <w:rsid w:val="00387C7B"/>
    <w:rsid w:val="00390261"/>
    <w:rsid w:val="00390FAA"/>
    <w:rsid w:val="003918C5"/>
    <w:rsid w:val="00392A05"/>
    <w:rsid w:val="00392B56"/>
    <w:rsid w:val="00393B6F"/>
    <w:rsid w:val="00394505"/>
    <w:rsid w:val="003953C6"/>
    <w:rsid w:val="003955EF"/>
    <w:rsid w:val="00396028"/>
    <w:rsid w:val="00396B0B"/>
    <w:rsid w:val="00396F52"/>
    <w:rsid w:val="0039795F"/>
    <w:rsid w:val="003A0684"/>
    <w:rsid w:val="003A1C2F"/>
    <w:rsid w:val="003A2C92"/>
    <w:rsid w:val="003A330F"/>
    <w:rsid w:val="003A39E0"/>
    <w:rsid w:val="003A52EF"/>
    <w:rsid w:val="003A54B3"/>
    <w:rsid w:val="003A6F4A"/>
    <w:rsid w:val="003A7BBC"/>
    <w:rsid w:val="003B03F4"/>
    <w:rsid w:val="003B1160"/>
    <w:rsid w:val="003B1170"/>
    <w:rsid w:val="003B1DC5"/>
    <w:rsid w:val="003B286A"/>
    <w:rsid w:val="003B2E92"/>
    <w:rsid w:val="003B35AF"/>
    <w:rsid w:val="003B3821"/>
    <w:rsid w:val="003B4D0D"/>
    <w:rsid w:val="003B5E83"/>
    <w:rsid w:val="003B604D"/>
    <w:rsid w:val="003B61E0"/>
    <w:rsid w:val="003B6573"/>
    <w:rsid w:val="003B6B8B"/>
    <w:rsid w:val="003C01DB"/>
    <w:rsid w:val="003C036B"/>
    <w:rsid w:val="003C06D1"/>
    <w:rsid w:val="003C0929"/>
    <w:rsid w:val="003C1F97"/>
    <w:rsid w:val="003C2350"/>
    <w:rsid w:val="003C2AEA"/>
    <w:rsid w:val="003C317A"/>
    <w:rsid w:val="003C3438"/>
    <w:rsid w:val="003C3883"/>
    <w:rsid w:val="003C40CD"/>
    <w:rsid w:val="003C41CC"/>
    <w:rsid w:val="003C4E23"/>
    <w:rsid w:val="003C60C2"/>
    <w:rsid w:val="003C6123"/>
    <w:rsid w:val="003C65D6"/>
    <w:rsid w:val="003C76AE"/>
    <w:rsid w:val="003D0401"/>
    <w:rsid w:val="003D052E"/>
    <w:rsid w:val="003D0840"/>
    <w:rsid w:val="003D1099"/>
    <w:rsid w:val="003D1822"/>
    <w:rsid w:val="003D1B46"/>
    <w:rsid w:val="003D2E82"/>
    <w:rsid w:val="003D2F43"/>
    <w:rsid w:val="003D30D8"/>
    <w:rsid w:val="003D3218"/>
    <w:rsid w:val="003D3738"/>
    <w:rsid w:val="003D3BE7"/>
    <w:rsid w:val="003D40EA"/>
    <w:rsid w:val="003D46FF"/>
    <w:rsid w:val="003D4AAC"/>
    <w:rsid w:val="003D4CDF"/>
    <w:rsid w:val="003D628E"/>
    <w:rsid w:val="003D63BC"/>
    <w:rsid w:val="003D6ED5"/>
    <w:rsid w:val="003D7451"/>
    <w:rsid w:val="003D778D"/>
    <w:rsid w:val="003E0FE9"/>
    <w:rsid w:val="003E11C8"/>
    <w:rsid w:val="003E2232"/>
    <w:rsid w:val="003E2677"/>
    <w:rsid w:val="003E27FF"/>
    <w:rsid w:val="003E3067"/>
    <w:rsid w:val="003E4496"/>
    <w:rsid w:val="003E4E51"/>
    <w:rsid w:val="003E51F0"/>
    <w:rsid w:val="003E6873"/>
    <w:rsid w:val="003E6D40"/>
    <w:rsid w:val="003E7351"/>
    <w:rsid w:val="003E76A1"/>
    <w:rsid w:val="003E7CF0"/>
    <w:rsid w:val="003F0032"/>
    <w:rsid w:val="003F029C"/>
    <w:rsid w:val="003F0E8B"/>
    <w:rsid w:val="003F1157"/>
    <w:rsid w:val="003F15F8"/>
    <w:rsid w:val="003F1939"/>
    <w:rsid w:val="003F1F33"/>
    <w:rsid w:val="003F3A20"/>
    <w:rsid w:val="003F4A0D"/>
    <w:rsid w:val="003F4C18"/>
    <w:rsid w:val="003F6245"/>
    <w:rsid w:val="003F6260"/>
    <w:rsid w:val="003F68A0"/>
    <w:rsid w:val="003F6B01"/>
    <w:rsid w:val="003F7370"/>
    <w:rsid w:val="003F7C34"/>
    <w:rsid w:val="00400C25"/>
    <w:rsid w:val="004011C5"/>
    <w:rsid w:val="00401E1A"/>
    <w:rsid w:val="004053DD"/>
    <w:rsid w:val="00405B0E"/>
    <w:rsid w:val="00406F8C"/>
    <w:rsid w:val="0040723B"/>
    <w:rsid w:val="00407409"/>
    <w:rsid w:val="00407B32"/>
    <w:rsid w:val="00407CB6"/>
    <w:rsid w:val="00410228"/>
    <w:rsid w:val="00410DC8"/>
    <w:rsid w:val="00410E50"/>
    <w:rsid w:val="004115FA"/>
    <w:rsid w:val="004117B2"/>
    <w:rsid w:val="00411914"/>
    <w:rsid w:val="004120A2"/>
    <w:rsid w:val="00412418"/>
    <w:rsid w:val="00412E56"/>
    <w:rsid w:val="00414894"/>
    <w:rsid w:val="00414C6B"/>
    <w:rsid w:val="004152A5"/>
    <w:rsid w:val="004152BB"/>
    <w:rsid w:val="00415B39"/>
    <w:rsid w:val="00416C8B"/>
    <w:rsid w:val="00416FC3"/>
    <w:rsid w:val="004170DA"/>
    <w:rsid w:val="00417EFF"/>
    <w:rsid w:val="004207F0"/>
    <w:rsid w:val="00420F7E"/>
    <w:rsid w:val="004213F3"/>
    <w:rsid w:val="004223FA"/>
    <w:rsid w:val="0042243F"/>
    <w:rsid w:val="00422D41"/>
    <w:rsid w:val="00422F0B"/>
    <w:rsid w:val="00423DB5"/>
    <w:rsid w:val="00424458"/>
    <w:rsid w:val="00425EE4"/>
    <w:rsid w:val="00426048"/>
    <w:rsid w:val="004274CD"/>
    <w:rsid w:val="0042794E"/>
    <w:rsid w:val="004303BD"/>
    <w:rsid w:val="00430E41"/>
    <w:rsid w:val="0043167B"/>
    <w:rsid w:val="00431847"/>
    <w:rsid w:val="004319D9"/>
    <w:rsid w:val="00431A81"/>
    <w:rsid w:val="00431BA9"/>
    <w:rsid w:val="004325EF"/>
    <w:rsid w:val="0043363A"/>
    <w:rsid w:val="00434194"/>
    <w:rsid w:val="00434707"/>
    <w:rsid w:val="00434C86"/>
    <w:rsid w:val="00434E5E"/>
    <w:rsid w:val="00435A74"/>
    <w:rsid w:val="00436304"/>
    <w:rsid w:val="004374AB"/>
    <w:rsid w:val="0044042F"/>
    <w:rsid w:val="00440969"/>
    <w:rsid w:val="00441CD4"/>
    <w:rsid w:val="00442B9F"/>
    <w:rsid w:val="00442BF8"/>
    <w:rsid w:val="00442CE5"/>
    <w:rsid w:val="0044376F"/>
    <w:rsid w:val="00443BD4"/>
    <w:rsid w:val="00443FB4"/>
    <w:rsid w:val="004441C9"/>
    <w:rsid w:val="004445B0"/>
    <w:rsid w:val="004452EE"/>
    <w:rsid w:val="004456CA"/>
    <w:rsid w:val="004458BC"/>
    <w:rsid w:val="00445D31"/>
    <w:rsid w:val="004465BA"/>
    <w:rsid w:val="004466D9"/>
    <w:rsid w:val="0044678C"/>
    <w:rsid w:val="0045043D"/>
    <w:rsid w:val="0045055A"/>
    <w:rsid w:val="00450F83"/>
    <w:rsid w:val="004517D9"/>
    <w:rsid w:val="004519A6"/>
    <w:rsid w:val="00451F61"/>
    <w:rsid w:val="0045287D"/>
    <w:rsid w:val="004531A0"/>
    <w:rsid w:val="004533E7"/>
    <w:rsid w:val="004537E1"/>
    <w:rsid w:val="0045449B"/>
    <w:rsid w:val="00454E59"/>
    <w:rsid w:val="004558DF"/>
    <w:rsid w:val="00456593"/>
    <w:rsid w:val="00457143"/>
    <w:rsid w:val="0045734C"/>
    <w:rsid w:val="00457D2D"/>
    <w:rsid w:val="004603AB"/>
    <w:rsid w:val="00460A0D"/>
    <w:rsid w:val="00460A99"/>
    <w:rsid w:val="00460F67"/>
    <w:rsid w:val="004610E3"/>
    <w:rsid w:val="00461266"/>
    <w:rsid w:val="00461416"/>
    <w:rsid w:val="004619D2"/>
    <w:rsid w:val="00463D52"/>
    <w:rsid w:val="00464D08"/>
    <w:rsid w:val="004653D9"/>
    <w:rsid w:val="00466199"/>
    <w:rsid w:val="00466279"/>
    <w:rsid w:val="00466A2E"/>
    <w:rsid w:val="00470828"/>
    <w:rsid w:val="0047089A"/>
    <w:rsid w:val="004715B3"/>
    <w:rsid w:val="00471F71"/>
    <w:rsid w:val="004735FF"/>
    <w:rsid w:val="00473658"/>
    <w:rsid w:val="00473DEB"/>
    <w:rsid w:val="0047491A"/>
    <w:rsid w:val="00474E1E"/>
    <w:rsid w:val="0047599C"/>
    <w:rsid w:val="00475CCF"/>
    <w:rsid w:val="004778BF"/>
    <w:rsid w:val="00477DA1"/>
    <w:rsid w:val="00480058"/>
    <w:rsid w:val="00480478"/>
    <w:rsid w:val="004815A6"/>
    <w:rsid w:val="00481A97"/>
    <w:rsid w:val="00481DA5"/>
    <w:rsid w:val="00482A2A"/>
    <w:rsid w:val="00484171"/>
    <w:rsid w:val="0048439B"/>
    <w:rsid w:val="00484772"/>
    <w:rsid w:val="00484A6F"/>
    <w:rsid w:val="004850CF"/>
    <w:rsid w:val="0048615B"/>
    <w:rsid w:val="00486349"/>
    <w:rsid w:val="00487CC8"/>
    <w:rsid w:val="00490BAE"/>
    <w:rsid w:val="00490E87"/>
    <w:rsid w:val="00490EFD"/>
    <w:rsid w:val="004919B3"/>
    <w:rsid w:val="004919CC"/>
    <w:rsid w:val="00491D9F"/>
    <w:rsid w:val="004924E5"/>
    <w:rsid w:val="00492720"/>
    <w:rsid w:val="00493014"/>
    <w:rsid w:val="0049411A"/>
    <w:rsid w:val="0049441F"/>
    <w:rsid w:val="004947A6"/>
    <w:rsid w:val="00494B00"/>
    <w:rsid w:val="0049543C"/>
    <w:rsid w:val="004954F2"/>
    <w:rsid w:val="00495646"/>
    <w:rsid w:val="00495F48"/>
    <w:rsid w:val="004963BF"/>
    <w:rsid w:val="004966B5"/>
    <w:rsid w:val="00496C02"/>
    <w:rsid w:val="00496C0F"/>
    <w:rsid w:val="00497411"/>
    <w:rsid w:val="004A078C"/>
    <w:rsid w:val="004A14C1"/>
    <w:rsid w:val="004A1C51"/>
    <w:rsid w:val="004A2272"/>
    <w:rsid w:val="004A2859"/>
    <w:rsid w:val="004A2BF0"/>
    <w:rsid w:val="004A3CE1"/>
    <w:rsid w:val="004A3E65"/>
    <w:rsid w:val="004A41B7"/>
    <w:rsid w:val="004A526B"/>
    <w:rsid w:val="004A6111"/>
    <w:rsid w:val="004A693B"/>
    <w:rsid w:val="004A6A37"/>
    <w:rsid w:val="004A6AA9"/>
    <w:rsid w:val="004B16D3"/>
    <w:rsid w:val="004B2411"/>
    <w:rsid w:val="004B2512"/>
    <w:rsid w:val="004B2515"/>
    <w:rsid w:val="004B440F"/>
    <w:rsid w:val="004B4CCD"/>
    <w:rsid w:val="004B559E"/>
    <w:rsid w:val="004B55BA"/>
    <w:rsid w:val="004B58A8"/>
    <w:rsid w:val="004B62D9"/>
    <w:rsid w:val="004B62F1"/>
    <w:rsid w:val="004B65DE"/>
    <w:rsid w:val="004B6790"/>
    <w:rsid w:val="004B6840"/>
    <w:rsid w:val="004B6B71"/>
    <w:rsid w:val="004B7487"/>
    <w:rsid w:val="004B7811"/>
    <w:rsid w:val="004C01B5"/>
    <w:rsid w:val="004C050B"/>
    <w:rsid w:val="004C14E2"/>
    <w:rsid w:val="004C1546"/>
    <w:rsid w:val="004C1980"/>
    <w:rsid w:val="004C1D39"/>
    <w:rsid w:val="004C1DA1"/>
    <w:rsid w:val="004C2076"/>
    <w:rsid w:val="004C28C5"/>
    <w:rsid w:val="004C355E"/>
    <w:rsid w:val="004C5C1A"/>
    <w:rsid w:val="004C5D58"/>
    <w:rsid w:val="004C627D"/>
    <w:rsid w:val="004C7172"/>
    <w:rsid w:val="004C75FD"/>
    <w:rsid w:val="004C7643"/>
    <w:rsid w:val="004D019D"/>
    <w:rsid w:val="004D0C6C"/>
    <w:rsid w:val="004D0D8F"/>
    <w:rsid w:val="004D0E0C"/>
    <w:rsid w:val="004D0F2A"/>
    <w:rsid w:val="004D11D9"/>
    <w:rsid w:val="004D1C7D"/>
    <w:rsid w:val="004D1DBB"/>
    <w:rsid w:val="004D273F"/>
    <w:rsid w:val="004D2F98"/>
    <w:rsid w:val="004D3149"/>
    <w:rsid w:val="004D47EC"/>
    <w:rsid w:val="004D5BBD"/>
    <w:rsid w:val="004D6A8E"/>
    <w:rsid w:val="004D6F39"/>
    <w:rsid w:val="004E031F"/>
    <w:rsid w:val="004E1241"/>
    <w:rsid w:val="004E181B"/>
    <w:rsid w:val="004E1A00"/>
    <w:rsid w:val="004E1F23"/>
    <w:rsid w:val="004E24C5"/>
    <w:rsid w:val="004E2DF8"/>
    <w:rsid w:val="004E3756"/>
    <w:rsid w:val="004E3D16"/>
    <w:rsid w:val="004E435D"/>
    <w:rsid w:val="004E46F6"/>
    <w:rsid w:val="004E47A0"/>
    <w:rsid w:val="004E5384"/>
    <w:rsid w:val="004E56FB"/>
    <w:rsid w:val="004E5948"/>
    <w:rsid w:val="004E5B8F"/>
    <w:rsid w:val="004E5DB9"/>
    <w:rsid w:val="004E5E4A"/>
    <w:rsid w:val="004E613E"/>
    <w:rsid w:val="004E6180"/>
    <w:rsid w:val="004E6965"/>
    <w:rsid w:val="004E77A0"/>
    <w:rsid w:val="004E7B09"/>
    <w:rsid w:val="004F08BC"/>
    <w:rsid w:val="004F0ED4"/>
    <w:rsid w:val="004F3BD9"/>
    <w:rsid w:val="004F49C0"/>
    <w:rsid w:val="004F51BF"/>
    <w:rsid w:val="004F52EC"/>
    <w:rsid w:val="004F5B20"/>
    <w:rsid w:val="004F5B65"/>
    <w:rsid w:val="004F6610"/>
    <w:rsid w:val="004F6BF5"/>
    <w:rsid w:val="004F6E6A"/>
    <w:rsid w:val="004F72FD"/>
    <w:rsid w:val="004F786A"/>
    <w:rsid w:val="00500355"/>
    <w:rsid w:val="00500702"/>
    <w:rsid w:val="00500953"/>
    <w:rsid w:val="00501353"/>
    <w:rsid w:val="0050191E"/>
    <w:rsid w:val="005030E4"/>
    <w:rsid w:val="00503631"/>
    <w:rsid w:val="00503956"/>
    <w:rsid w:val="005045DF"/>
    <w:rsid w:val="0050491C"/>
    <w:rsid w:val="00504EFA"/>
    <w:rsid w:val="00504FBF"/>
    <w:rsid w:val="00505510"/>
    <w:rsid w:val="00505643"/>
    <w:rsid w:val="005061FA"/>
    <w:rsid w:val="00506FD0"/>
    <w:rsid w:val="00507B6A"/>
    <w:rsid w:val="005108DA"/>
    <w:rsid w:val="005111FE"/>
    <w:rsid w:val="00511E50"/>
    <w:rsid w:val="00512B4D"/>
    <w:rsid w:val="00512BCA"/>
    <w:rsid w:val="00512CB5"/>
    <w:rsid w:val="00512EA0"/>
    <w:rsid w:val="005130BB"/>
    <w:rsid w:val="0051329B"/>
    <w:rsid w:val="00513627"/>
    <w:rsid w:val="005140DA"/>
    <w:rsid w:val="00514890"/>
    <w:rsid w:val="005158AA"/>
    <w:rsid w:val="00515E79"/>
    <w:rsid w:val="005165F2"/>
    <w:rsid w:val="005169D7"/>
    <w:rsid w:val="00516F8A"/>
    <w:rsid w:val="00521BE5"/>
    <w:rsid w:val="005220EC"/>
    <w:rsid w:val="00522387"/>
    <w:rsid w:val="00523296"/>
    <w:rsid w:val="005232E4"/>
    <w:rsid w:val="005238CA"/>
    <w:rsid w:val="00524A5D"/>
    <w:rsid w:val="00526351"/>
    <w:rsid w:val="005275F2"/>
    <w:rsid w:val="0053034E"/>
    <w:rsid w:val="005305F1"/>
    <w:rsid w:val="005305F7"/>
    <w:rsid w:val="005307DE"/>
    <w:rsid w:val="00530CBF"/>
    <w:rsid w:val="00534B64"/>
    <w:rsid w:val="00536421"/>
    <w:rsid w:val="00536FCF"/>
    <w:rsid w:val="005373BB"/>
    <w:rsid w:val="0053753C"/>
    <w:rsid w:val="00537615"/>
    <w:rsid w:val="00540B56"/>
    <w:rsid w:val="00540C3A"/>
    <w:rsid w:val="0054108F"/>
    <w:rsid w:val="00541172"/>
    <w:rsid w:val="005422F1"/>
    <w:rsid w:val="0054266A"/>
    <w:rsid w:val="005434E8"/>
    <w:rsid w:val="00543E20"/>
    <w:rsid w:val="005446A7"/>
    <w:rsid w:val="00545612"/>
    <w:rsid w:val="005465BE"/>
    <w:rsid w:val="00546F0D"/>
    <w:rsid w:val="00547717"/>
    <w:rsid w:val="0055078B"/>
    <w:rsid w:val="005510FD"/>
    <w:rsid w:val="0055194A"/>
    <w:rsid w:val="00551BB4"/>
    <w:rsid w:val="00552444"/>
    <w:rsid w:val="00552B2B"/>
    <w:rsid w:val="00552FEA"/>
    <w:rsid w:val="0055404F"/>
    <w:rsid w:val="00555379"/>
    <w:rsid w:val="005554DC"/>
    <w:rsid w:val="005557ED"/>
    <w:rsid w:val="005558D4"/>
    <w:rsid w:val="00555A52"/>
    <w:rsid w:val="00555C9E"/>
    <w:rsid w:val="005563C0"/>
    <w:rsid w:val="005566F3"/>
    <w:rsid w:val="005567EE"/>
    <w:rsid w:val="00556B3F"/>
    <w:rsid w:val="00557030"/>
    <w:rsid w:val="005570CA"/>
    <w:rsid w:val="00557AC3"/>
    <w:rsid w:val="0056008C"/>
    <w:rsid w:val="0056064A"/>
    <w:rsid w:val="005613A5"/>
    <w:rsid w:val="00561850"/>
    <w:rsid w:val="00561F61"/>
    <w:rsid w:val="0056259B"/>
    <w:rsid w:val="005632ED"/>
    <w:rsid w:val="005632F5"/>
    <w:rsid w:val="00563A33"/>
    <w:rsid w:val="00563F7E"/>
    <w:rsid w:val="005640E9"/>
    <w:rsid w:val="005643EA"/>
    <w:rsid w:val="005644BB"/>
    <w:rsid w:val="00564E21"/>
    <w:rsid w:val="00564FC1"/>
    <w:rsid w:val="0056505E"/>
    <w:rsid w:val="00566402"/>
    <w:rsid w:val="005668DB"/>
    <w:rsid w:val="0056724A"/>
    <w:rsid w:val="00567800"/>
    <w:rsid w:val="00567DF8"/>
    <w:rsid w:val="005715FF"/>
    <w:rsid w:val="00571678"/>
    <w:rsid w:val="005717A2"/>
    <w:rsid w:val="00571B80"/>
    <w:rsid w:val="00571C4E"/>
    <w:rsid w:val="00572155"/>
    <w:rsid w:val="005721F0"/>
    <w:rsid w:val="00572C79"/>
    <w:rsid w:val="005732A7"/>
    <w:rsid w:val="005734E3"/>
    <w:rsid w:val="005738C2"/>
    <w:rsid w:val="00573A4E"/>
    <w:rsid w:val="00574051"/>
    <w:rsid w:val="005747B9"/>
    <w:rsid w:val="00574992"/>
    <w:rsid w:val="00577391"/>
    <w:rsid w:val="0057795A"/>
    <w:rsid w:val="00577C03"/>
    <w:rsid w:val="00577CE9"/>
    <w:rsid w:val="005800D0"/>
    <w:rsid w:val="00580368"/>
    <w:rsid w:val="00580514"/>
    <w:rsid w:val="00580B3A"/>
    <w:rsid w:val="00580E58"/>
    <w:rsid w:val="00582C5A"/>
    <w:rsid w:val="005831BD"/>
    <w:rsid w:val="00583406"/>
    <w:rsid w:val="00583B4A"/>
    <w:rsid w:val="00583BCF"/>
    <w:rsid w:val="00583C9A"/>
    <w:rsid w:val="005846EC"/>
    <w:rsid w:val="00584978"/>
    <w:rsid w:val="00584C96"/>
    <w:rsid w:val="00584E12"/>
    <w:rsid w:val="00585B94"/>
    <w:rsid w:val="00590381"/>
    <w:rsid w:val="00590C5E"/>
    <w:rsid w:val="0059127D"/>
    <w:rsid w:val="005917B6"/>
    <w:rsid w:val="00592A4A"/>
    <w:rsid w:val="00592B1B"/>
    <w:rsid w:val="005939A2"/>
    <w:rsid w:val="00593F7C"/>
    <w:rsid w:val="00593FA9"/>
    <w:rsid w:val="00594464"/>
    <w:rsid w:val="00594667"/>
    <w:rsid w:val="00594A7E"/>
    <w:rsid w:val="00595752"/>
    <w:rsid w:val="005963E4"/>
    <w:rsid w:val="00596D0A"/>
    <w:rsid w:val="00596F30"/>
    <w:rsid w:val="0059753C"/>
    <w:rsid w:val="00597990"/>
    <w:rsid w:val="00597DC5"/>
    <w:rsid w:val="00597EF4"/>
    <w:rsid w:val="005A01C6"/>
    <w:rsid w:val="005A056E"/>
    <w:rsid w:val="005A09D1"/>
    <w:rsid w:val="005A0A6B"/>
    <w:rsid w:val="005A0ECA"/>
    <w:rsid w:val="005A0F87"/>
    <w:rsid w:val="005A10A5"/>
    <w:rsid w:val="005A1597"/>
    <w:rsid w:val="005A2863"/>
    <w:rsid w:val="005A2E92"/>
    <w:rsid w:val="005A30F5"/>
    <w:rsid w:val="005A3830"/>
    <w:rsid w:val="005A3B18"/>
    <w:rsid w:val="005A4136"/>
    <w:rsid w:val="005A41A5"/>
    <w:rsid w:val="005A44D8"/>
    <w:rsid w:val="005A4FA2"/>
    <w:rsid w:val="005A5A44"/>
    <w:rsid w:val="005A62BE"/>
    <w:rsid w:val="005A63A0"/>
    <w:rsid w:val="005A677D"/>
    <w:rsid w:val="005A73A1"/>
    <w:rsid w:val="005B00B7"/>
    <w:rsid w:val="005B09CB"/>
    <w:rsid w:val="005B13FD"/>
    <w:rsid w:val="005B14AB"/>
    <w:rsid w:val="005B1B49"/>
    <w:rsid w:val="005B210B"/>
    <w:rsid w:val="005B3C79"/>
    <w:rsid w:val="005B3FE9"/>
    <w:rsid w:val="005B424E"/>
    <w:rsid w:val="005B4FE2"/>
    <w:rsid w:val="005B547A"/>
    <w:rsid w:val="005B586F"/>
    <w:rsid w:val="005B60F5"/>
    <w:rsid w:val="005B65B4"/>
    <w:rsid w:val="005B6831"/>
    <w:rsid w:val="005B6BC3"/>
    <w:rsid w:val="005B6E6D"/>
    <w:rsid w:val="005B701A"/>
    <w:rsid w:val="005C0E69"/>
    <w:rsid w:val="005C15AE"/>
    <w:rsid w:val="005C1649"/>
    <w:rsid w:val="005C1FC4"/>
    <w:rsid w:val="005C215C"/>
    <w:rsid w:val="005C2631"/>
    <w:rsid w:val="005C2B80"/>
    <w:rsid w:val="005C2D64"/>
    <w:rsid w:val="005C3495"/>
    <w:rsid w:val="005C3AA0"/>
    <w:rsid w:val="005C4517"/>
    <w:rsid w:val="005C4A77"/>
    <w:rsid w:val="005C55F2"/>
    <w:rsid w:val="005C5628"/>
    <w:rsid w:val="005C6062"/>
    <w:rsid w:val="005C6D20"/>
    <w:rsid w:val="005C707D"/>
    <w:rsid w:val="005C7A89"/>
    <w:rsid w:val="005C7F78"/>
    <w:rsid w:val="005D0153"/>
    <w:rsid w:val="005D047B"/>
    <w:rsid w:val="005D17DE"/>
    <w:rsid w:val="005D183F"/>
    <w:rsid w:val="005D24D3"/>
    <w:rsid w:val="005D2790"/>
    <w:rsid w:val="005D37F6"/>
    <w:rsid w:val="005D4111"/>
    <w:rsid w:val="005D467C"/>
    <w:rsid w:val="005D4F71"/>
    <w:rsid w:val="005D586C"/>
    <w:rsid w:val="005D5A49"/>
    <w:rsid w:val="005D5CED"/>
    <w:rsid w:val="005D659E"/>
    <w:rsid w:val="005D68C6"/>
    <w:rsid w:val="005D6BEA"/>
    <w:rsid w:val="005E0489"/>
    <w:rsid w:val="005E08F0"/>
    <w:rsid w:val="005E2369"/>
    <w:rsid w:val="005E245A"/>
    <w:rsid w:val="005E4674"/>
    <w:rsid w:val="005E4A9C"/>
    <w:rsid w:val="005E4B5B"/>
    <w:rsid w:val="005E683E"/>
    <w:rsid w:val="005E6B01"/>
    <w:rsid w:val="005E7722"/>
    <w:rsid w:val="005F0B41"/>
    <w:rsid w:val="005F2621"/>
    <w:rsid w:val="005F2C94"/>
    <w:rsid w:val="005F34CC"/>
    <w:rsid w:val="005F3C21"/>
    <w:rsid w:val="005F3D72"/>
    <w:rsid w:val="005F42EA"/>
    <w:rsid w:val="005F575F"/>
    <w:rsid w:val="005F58D2"/>
    <w:rsid w:val="005F594F"/>
    <w:rsid w:val="005F5B62"/>
    <w:rsid w:val="005F651A"/>
    <w:rsid w:val="005F6E17"/>
    <w:rsid w:val="005F7747"/>
    <w:rsid w:val="006005B0"/>
    <w:rsid w:val="006012F9"/>
    <w:rsid w:val="006021E7"/>
    <w:rsid w:val="00602798"/>
    <w:rsid w:val="006028B2"/>
    <w:rsid w:val="00602C73"/>
    <w:rsid w:val="006031A0"/>
    <w:rsid w:val="00603831"/>
    <w:rsid w:val="00604052"/>
    <w:rsid w:val="00604276"/>
    <w:rsid w:val="00604448"/>
    <w:rsid w:val="006048F6"/>
    <w:rsid w:val="006065B8"/>
    <w:rsid w:val="006065D7"/>
    <w:rsid w:val="00607957"/>
    <w:rsid w:val="00610161"/>
    <w:rsid w:val="00610DE4"/>
    <w:rsid w:val="0061158C"/>
    <w:rsid w:val="00611DC1"/>
    <w:rsid w:val="0061257F"/>
    <w:rsid w:val="00612FCB"/>
    <w:rsid w:val="00613708"/>
    <w:rsid w:val="00613755"/>
    <w:rsid w:val="00613970"/>
    <w:rsid w:val="00613DC5"/>
    <w:rsid w:val="00613E32"/>
    <w:rsid w:val="00615A1E"/>
    <w:rsid w:val="00615D4E"/>
    <w:rsid w:val="00616483"/>
    <w:rsid w:val="00616990"/>
    <w:rsid w:val="00617D20"/>
    <w:rsid w:val="006203D6"/>
    <w:rsid w:val="0062040D"/>
    <w:rsid w:val="0062104A"/>
    <w:rsid w:val="00621255"/>
    <w:rsid w:val="006217EE"/>
    <w:rsid w:val="006222C4"/>
    <w:rsid w:val="006223FB"/>
    <w:rsid w:val="006227DD"/>
    <w:rsid w:val="00622989"/>
    <w:rsid w:val="00623AE0"/>
    <w:rsid w:val="00623D7D"/>
    <w:rsid w:val="00624108"/>
    <w:rsid w:val="0062453B"/>
    <w:rsid w:val="0062470A"/>
    <w:rsid w:val="006247E8"/>
    <w:rsid w:val="00624A68"/>
    <w:rsid w:val="00624E1B"/>
    <w:rsid w:val="00624F67"/>
    <w:rsid w:val="00624FA6"/>
    <w:rsid w:val="00625163"/>
    <w:rsid w:val="00625477"/>
    <w:rsid w:val="006257F3"/>
    <w:rsid w:val="00625B27"/>
    <w:rsid w:val="00626002"/>
    <w:rsid w:val="00626486"/>
    <w:rsid w:val="00626682"/>
    <w:rsid w:val="006269FB"/>
    <w:rsid w:val="00626B27"/>
    <w:rsid w:val="0063025D"/>
    <w:rsid w:val="006307B5"/>
    <w:rsid w:val="00630B8D"/>
    <w:rsid w:val="00632346"/>
    <w:rsid w:val="006323CB"/>
    <w:rsid w:val="00632EC1"/>
    <w:rsid w:val="00633067"/>
    <w:rsid w:val="00634A98"/>
    <w:rsid w:val="006369AC"/>
    <w:rsid w:val="006402B4"/>
    <w:rsid w:val="00640861"/>
    <w:rsid w:val="00640B08"/>
    <w:rsid w:val="00641411"/>
    <w:rsid w:val="006418D9"/>
    <w:rsid w:val="00641BAE"/>
    <w:rsid w:val="00642D8D"/>
    <w:rsid w:val="00642FFE"/>
    <w:rsid w:val="006434B7"/>
    <w:rsid w:val="00643500"/>
    <w:rsid w:val="00643A70"/>
    <w:rsid w:val="00643D27"/>
    <w:rsid w:val="006455D2"/>
    <w:rsid w:val="0064587B"/>
    <w:rsid w:val="00645CAC"/>
    <w:rsid w:val="00645D33"/>
    <w:rsid w:val="00646968"/>
    <w:rsid w:val="00646A0E"/>
    <w:rsid w:val="00646C59"/>
    <w:rsid w:val="006503ED"/>
    <w:rsid w:val="0065052F"/>
    <w:rsid w:val="00652D7F"/>
    <w:rsid w:val="006531C9"/>
    <w:rsid w:val="006532A6"/>
    <w:rsid w:val="00654044"/>
    <w:rsid w:val="006540EE"/>
    <w:rsid w:val="00654139"/>
    <w:rsid w:val="006543F1"/>
    <w:rsid w:val="006546BE"/>
    <w:rsid w:val="00654F3E"/>
    <w:rsid w:val="006554C4"/>
    <w:rsid w:val="006555E8"/>
    <w:rsid w:val="00656193"/>
    <w:rsid w:val="00656D3D"/>
    <w:rsid w:val="00656D6F"/>
    <w:rsid w:val="00656F1E"/>
    <w:rsid w:val="00657214"/>
    <w:rsid w:val="00657484"/>
    <w:rsid w:val="00657525"/>
    <w:rsid w:val="006577B2"/>
    <w:rsid w:val="00660FF5"/>
    <w:rsid w:val="00661D0B"/>
    <w:rsid w:val="00662466"/>
    <w:rsid w:val="0066249E"/>
    <w:rsid w:val="00663FE5"/>
    <w:rsid w:val="00664682"/>
    <w:rsid w:val="006649D2"/>
    <w:rsid w:val="006653DA"/>
    <w:rsid w:val="00665D6C"/>
    <w:rsid w:val="00666A6D"/>
    <w:rsid w:val="006675BE"/>
    <w:rsid w:val="0067017F"/>
    <w:rsid w:val="006709AC"/>
    <w:rsid w:val="00670E9A"/>
    <w:rsid w:val="00670F19"/>
    <w:rsid w:val="00671A20"/>
    <w:rsid w:val="00671CAD"/>
    <w:rsid w:val="00672622"/>
    <w:rsid w:val="00672A5C"/>
    <w:rsid w:val="00672F45"/>
    <w:rsid w:val="00673206"/>
    <w:rsid w:val="00673254"/>
    <w:rsid w:val="006733DF"/>
    <w:rsid w:val="0067342F"/>
    <w:rsid w:val="0067446A"/>
    <w:rsid w:val="00674812"/>
    <w:rsid w:val="00674C2D"/>
    <w:rsid w:val="0067543B"/>
    <w:rsid w:val="006765F4"/>
    <w:rsid w:val="00676BE9"/>
    <w:rsid w:val="00676D58"/>
    <w:rsid w:val="006775FB"/>
    <w:rsid w:val="00677FBD"/>
    <w:rsid w:val="00680384"/>
    <w:rsid w:val="00680B94"/>
    <w:rsid w:val="00680F00"/>
    <w:rsid w:val="00680FD7"/>
    <w:rsid w:val="0068130E"/>
    <w:rsid w:val="00681F23"/>
    <w:rsid w:val="006820A4"/>
    <w:rsid w:val="00682A47"/>
    <w:rsid w:val="00682CB1"/>
    <w:rsid w:val="00682EB7"/>
    <w:rsid w:val="00683D6F"/>
    <w:rsid w:val="006843F6"/>
    <w:rsid w:val="00684A86"/>
    <w:rsid w:val="00684D24"/>
    <w:rsid w:val="00687457"/>
    <w:rsid w:val="00687678"/>
    <w:rsid w:val="006877F6"/>
    <w:rsid w:val="0068784A"/>
    <w:rsid w:val="00687CB8"/>
    <w:rsid w:val="00691B22"/>
    <w:rsid w:val="00691F4D"/>
    <w:rsid w:val="00694A58"/>
    <w:rsid w:val="006959CC"/>
    <w:rsid w:val="00695A95"/>
    <w:rsid w:val="00695E0D"/>
    <w:rsid w:val="0069659A"/>
    <w:rsid w:val="006975B1"/>
    <w:rsid w:val="00697FD5"/>
    <w:rsid w:val="006A1724"/>
    <w:rsid w:val="006A3AFB"/>
    <w:rsid w:val="006A48C8"/>
    <w:rsid w:val="006A4BAA"/>
    <w:rsid w:val="006A5114"/>
    <w:rsid w:val="006A7601"/>
    <w:rsid w:val="006B100B"/>
    <w:rsid w:val="006B1ABE"/>
    <w:rsid w:val="006B1F78"/>
    <w:rsid w:val="006B2B4D"/>
    <w:rsid w:val="006B4F75"/>
    <w:rsid w:val="006B55CE"/>
    <w:rsid w:val="006B5E8F"/>
    <w:rsid w:val="006B608B"/>
    <w:rsid w:val="006B63C7"/>
    <w:rsid w:val="006B63EA"/>
    <w:rsid w:val="006B6E1B"/>
    <w:rsid w:val="006B701B"/>
    <w:rsid w:val="006B763E"/>
    <w:rsid w:val="006B7939"/>
    <w:rsid w:val="006B7BB4"/>
    <w:rsid w:val="006B7FE6"/>
    <w:rsid w:val="006C05B1"/>
    <w:rsid w:val="006C0953"/>
    <w:rsid w:val="006C0AF1"/>
    <w:rsid w:val="006C0D33"/>
    <w:rsid w:val="006C1228"/>
    <w:rsid w:val="006C156E"/>
    <w:rsid w:val="006C1A6F"/>
    <w:rsid w:val="006C1C6F"/>
    <w:rsid w:val="006C20A6"/>
    <w:rsid w:val="006C20E4"/>
    <w:rsid w:val="006C2344"/>
    <w:rsid w:val="006C24B2"/>
    <w:rsid w:val="006C2AC8"/>
    <w:rsid w:val="006C3B60"/>
    <w:rsid w:val="006C5710"/>
    <w:rsid w:val="006C6CD9"/>
    <w:rsid w:val="006C6D31"/>
    <w:rsid w:val="006C7191"/>
    <w:rsid w:val="006C7A02"/>
    <w:rsid w:val="006D00F0"/>
    <w:rsid w:val="006D0945"/>
    <w:rsid w:val="006D1A6F"/>
    <w:rsid w:val="006D2168"/>
    <w:rsid w:val="006D2496"/>
    <w:rsid w:val="006D25C3"/>
    <w:rsid w:val="006D2BE8"/>
    <w:rsid w:val="006D2C3F"/>
    <w:rsid w:val="006D3B76"/>
    <w:rsid w:val="006D428D"/>
    <w:rsid w:val="006D4AB6"/>
    <w:rsid w:val="006D4B4E"/>
    <w:rsid w:val="006D4F78"/>
    <w:rsid w:val="006D5831"/>
    <w:rsid w:val="006D69D0"/>
    <w:rsid w:val="006D7E82"/>
    <w:rsid w:val="006E00E4"/>
    <w:rsid w:val="006E05D7"/>
    <w:rsid w:val="006E0BBD"/>
    <w:rsid w:val="006E152C"/>
    <w:rsid w:val="006E181D"/>
    <w:rsid w:val="006E2442"/>
    <w:rsid w:val="006E286E"/>
    <w:rsid w:val="006E3AA5"/>
    <w:rsid w:val="006E507E"/>
    <w:rsid w:val="006E5E51"/>
    <w:rsid w:val="006E6033"/>
    <w:rsid w:val="006E671F"/>
    <w:rsid w:val="006E7750"/>
    <w:rsid w:val="006E7BC6"/>
    <w:rsid w:val="006E7EC5"/>
    <w:rsid w:val="006F0365"/>
    <w:rsid w:val="006F063F"/>
    <w:rsid w:val="006F15F9"/>
    <w:rsid w:val="006F19FE"/>
    <w:rsid w:val="006F1AE5"/>
    <w:rsid w:val="006F28A4"/>
    <w:rsid w:val="006F3354"/>
    <w:rsid w:val="006F46F7"/>
    <w:rsid w:val="006F5027"/>
    <w:rsid w:val="006F542E"/>
    <w:rsid w:val="006F55C0"/>
    <w:rsid w:val="006F5943"/>
    <w:rsid w:val="006F6BB5"/>
    <w:rsid w:val="006F797D"/>
    <w:rsid w:val="007006F9"/>
    <w:rsid w:val="00700A8F"/>
    <w:rsid w:val="0070248D"/>
    <w:rsid w:val="0070254B"/>
    <w:rsid w:val="00703317"/>
    <w:rsid w:val="00703FB9"/>
    <w:rsid w:val="007057D0"/>
    <w:rsid w:val="00706207"/>
    <w:rsid w:val="007065DC"/>
    <w:rsid w:val="00706F57"/>
    <w:rsid w:val="0070757E"/>
    <w:rsid w:val="00707D34"/>
    <w:rsid w:val="0071002D"/>
    <w:rsid w:val="00710750"/>
    <w:rsid w:val="00710AFA"/>
    <w:rsid w:val="00712347"/>
    <w:rsid w:val="00712876"/>
    <w:rsid w:val="00712A54"/>
    <w:rsid w:val="00712ACD"/>
    <w:rsid w:val="00713BB2"/>
    <w:rsid w:val="00713BBC"/>
    <w:rsid w:val="0071497F"/>
    <w:rsid w:val="00714F4F"/>
    <w:rsid w:val="00715356"/>
    <w:rsid w:val="00715615"/>
    <w:rsid w:val="00715A77"/>
    <w:rsid w:val="00715C54"/>
    <w:rsid w:val="007178D6"/>
    <w:rsid w:val="00720036"/>
    <w:rsid w:val="00720FCD"/>
    <w:rsid w:val="0072162B"/>
    <w:rsid w:val="00721DCF"/>
    <w:rsid w:val="00721EA4"/>
    <w:rsid w:val="0072220F"/>
    <w:rsid w:val="00722511"/>
    <w:rsid w:val="007225A7"/>
    <w:rsid w:val="00722E81"/>
    <w:rsid w:val="007235F8"/>
    <w:rsid w:val="0072384C"/>
    <w:rsid w:val="00723857"/>
    <w:rsid w:val="0072393F"/>
    <w:rsid w:val="007239FC"/>
    <w:rsid w:val="0072410D"/>
    <w:rsid w:val="00724444"/>
    <w:rsid w:val="007244B7"/>
    <w:rsid w:val="0072567D"/>
    <w:rsid w:val="00725AC9"/>
    <w:rsid w:val="00726B87"/>
    <w:rsid w:val="00726E19"/>
    <w:rsid w:val="0072713E"/>
    <w:rsid w:val="00727DB6"/>
    <w:rsid w:val="00730613"/>
    <w:rsid w:val="00730F4E"/>
    <w:rsid w:val="007313AF"/>
    <w:rsid w:val="00732E7F"/>
    <w:rsid w:val="00733601"/>
    <w:rsid w:val="00733C0D"/>
    <w:rsid w:val="00733E65"/>
    <w:rsid w:val="00734883"/>
    <w:rsid w:val="00734BB4"/>
    <w:rsid w:val="00734C46"/>
    <w:rsid w:val="00734FFA"/>
    <w:rsid w:val="007351C4"/>
    <w:rsid w:val="007356EF"/>
    <w:rsid w:val="0073619D"/>
    <w:rsid w:val="007367A0"/>
    <w:rsid w:val="00736999"/>
    <w:rsid w:val="00736C6A"/>
    <w:rsid w:val="00737355"/>
    <w:rsid w:val="00737558"/>
    <w:rsid w:val="00737645"/>
    <w:rsid w:val="007377E3"/>
    <w:rsid w:val="0074003D"/>
    <w:rsid w:val="007404DA"/>
    <w:rsid w:val="007407C1"/>
    <w:rsid w:val="00740E1F"/>
    <w:rsid w:val="007415C4"/>
    <w:rsid w:val="00741751"/>
    <w:rsid w:val="00741958"/>
    <w:rsid w:val="00742DCB"/>
    <w:rsid w:val="00743362"/>
    <w:rsid w:val="007434B0"/>
    <w:rsid w:val="00743BEC"/>
    <w:rsid w:val="0074529F"/>
    <w:rsid w:val="00746391"/>
    <w:rsid w:val="0074699E"/>
    <w:rsid w:val="00747264"/>
    <w:rsid w:val="00747C4A"/>
    <w:rsid w:val="00750658"/>
    <w:rsid w:val="00750AA8"/>
    <w:rsid w:val="00750DCA"/>
    <w:rsid w:val="00750E7C"/>
    <w:rsid w:val="007514E4"/>
    <w:rsid w:val="0075294F"/>
    <w:rsid w:val="00753847"/>
    <w:rsid w:val="00753E57"/>
    <w:rsid w:val="00755693"/>
    <w:rsid w:val="007564DA"/>
    <w:rsid w:val="00756923"/>
    <w:rsid w:val="00756938"/>
    <w:rsid w:val="007569FD"/>
    <w:rsid w:val="007570CC"/>
    <w:rsid w:val="00757FD3"/>
    <w:rsid w:val="00761B34"/>
    <w:rsid w:val="00761FCB"/>
    <w:rsid w:val="0076211B"/>
    <w:rsid w:val="00762A3F"/>
    <w:rsid w:val="00763678"/>
    <w:rsid w:val="0076373B"/>
    <w:rsid w:val="007641F6"/>
    <w:rsid w:val="00765F0E"/>
    <w:rsid w:val="00766088"/>
    <w:rsid w:val="00766780"/>
    <w:rsid w:val="00767198"/>
    <w:rsid w:val="00767EF3"/>
    <w:rsid w:val="00767FE5"/>
    <w:rsid w:val="007700E9"/>
    <w:rsid w:val="007707C9"/>
    <w:rsid w:val="0077094F"/>
    <w:rsid w:val="00771735"/>
    <w:rsid w:val="00771D67"/>
    <w:rsid w:val="00772008"/>
    <w:rsid w:val="0077233F"/>
    <w:rsid w:val="00772947"/>
    <w:rsid w:val="007732B7"/>
    <w:rsid w:val="0077343B"/>
    <w:rsid w:val="00773AE9"/>
    <w:rsid w:val="00773B5A"/>
    <w:rsid w:val="0077413D"/>
    <w:rsid w:val="00775582"/>
    <w:rsid w:val="00775C33"/>
    <w:rsid w:val="007766A3"/>
    <w:rsid w:val="00776F91"/>
    <w:rsid w:val="00777001"/>
    <w:rsid w:val="0077737A"/>
    <w:rsid w:val="007777C8"/>
    <w:rsid w:val="00777856"/>
    <w:rsid w:val="007803BC"/>
    <w:rsid w:val="00780542"/>
    <w:rsid w:val="007805E7"/>
    <w:rsid w:val="00781790"/>
    <w:rsid w:val="00781FB9"/>
    <w:rsid w:val="00782D59"/>
    <w:rsid w:val="00783234"/>
    <w:rsid w:val="00783E68"/>
    <w:rsid w:val="0078407C"/>
    <w:rsid w:val="0078477E"/>
    <w:rsid w:val="007857CA"/>
    <w:rsid w:val="00785951"/>
    <w:rsid w:val="00785967"/>
    <w:rsid w:val="007868AF"/>
    <w:rsid w:val="00786BB2"/>
    <w:rsid w:val="00786D87"/>
    <w:rsid w:val="00787E36"/>
    <w:rsid w:val="0079000F"/>
    <w:rsid w:val="00790D98"/>
    <w:rsid w:val="00790EFE"/>
    <w:rsid w:val="00791107"/>
    <w:rsid w:val="0079170A"/>
    <w:rsid w:val="00791796"/>
    <w:rsid w:val="00791A55"/>
    <w:rsid w:val="00791E08"/>
    <w:rsid w:val="00792489"/>
    <w:rsid w:val="00792EBA"/>
    <w:rsid w:val="00793A05"/>
    <w:rsid w:val="00793CFA"/>
    <w:rsid w:val="007945F1"/>
    <w:rsid w:val="00794A8F"/>
    <w:rsid w:val="00794C27"/>
    <w:rsid w:val="0079538A"/>
    <w:rsid w:val="00795458"/>
    <w:rsid w:val="007958D8"/>
    <w:rsid w:val="007960D4"/>
    <w:rsid w:val="007967C2"/>
    <w:rsid w:val="00797527"/>
    <w:rsid w:val="007A018F"/>
    <w:rsid w:val="007A0F9D"/>
    <w:rsid w:val="007A152E"/>
    <w:rsid w:val="007A218C"/>
    <w:rsid w:val="007A24A4"/>
    <w:rsid w:val="007A24DA"/>
    <w:rsid w:val="007A35B2"/>
    <w:rsid w:val="007A4975"/>
    <w:rsid w:val="007A4A8F"/>
    <w:rsid w:val="007A5297"/>
    <w:rsid w:val="007A5307"/>
    <w:rsid w:val="007A535F"/>
    <w:rsid w:val="007A5B44"/>
    <w:rsid w:val="007A6464"/>
    <w:rsid w:val="007A7F6A"/>
    <w:rsid w:val="007B171C"/>
    <w:rsid w:val="007B1752"/>
    <w:rsid w:val="007B1F87"/>
    <w:rsid w:val="007B22A2"/>
    <w:rsid w:val="007B322F"/>
    <w:rsid w:val="007B3DE0"/>
    <w:rsid w:val="007B4FEA"/>
    <w:rsid w:val="007B65E4"/>
    <w:rsid w:val="007B7560"/>
    <w:rsid w:val="007B7715"/>
    <w:rsid w:val="007B7A2C"/>
    <w:rsid w:val="007B7D4E"/>
    <w:rsid w:val="007C0597"/>
    <w:rsid w:val="007C06BD"/>
    <w:rsid w:val="007C0844"/>
    <w:rsid w:val="007C08AC"/>
    <w:rsid w:val="007C0E40"/>
    <w:rsid w:val="007C18A4"/>
    <w:rsid w:val="007C1A9C"/>
    <w:rsid w:val="007C20A2"/>
    <w:rsid w:val="007C2544"/>
    <w:rsid w:val="007C254B"/>
    <w:rsid w:val="007C39FA"/>
    <w:rsid w:val="007C4AAC"/>
    <w:rsid w:val="007C4B28"/>
    <w:rsid w:val="007C5708"/>
    <w:rsid w:val="007C616E"/>
    <w:rsid w:val="007C6652"/>
    <w:rsid w:val="007C757B"/>
    <w:rsid w:val="007D01C0"/>
    <w:rsid w:val="007D0254"/>
    <w:rsid w:val="007D0503"/>
    <w:rsid w:val="007D0B22"/>
    <w:rsid w:val="007D11AD"/>
    <w:rsid w:val="007D212D"/>
    <w:rsid w:val="007D2843"/>
    <w:rsid w:val="007D292E"/>
    <w:rsid w:val="007D2CDE"/>
    <w:rsid w:val="007D3A77"/>
    <w:rsid w:val="007D4A27"/>
    <w:rsid w:val="007D50FF"/>
    <w:rsid w:val="007D53BA"/>
    <w:rsid w:val="007D5877"/>
    <w:rsid w:val="007D6290"/>
    <w:rsid w:val="007D664C"/>
    <w:rsid w:val="007D7922"/>
    <w:rsid w:val="007E02BF"/>
    <w:rsid w:val="007E0763"/>
    <w:rsid w:val="007E0CB4"/>
    <w:rsid w:val="007E0EFC"/>
    <w:rsid w:val="007E0F02"/>
    <w:rsid w:val="007E206B"/>
    <w:rsid w:val="007E2F0C"/>
    <w:rsid w:val="007E373C"/>
    <w:rsid w:val="007E3E52"/>
    <w:rsid w:val="007E5547"/>
    <w:rsid w:val="007E5632"/>
    <w:rsid w:val="007E60A0"/>
    <w:rsid w:val="007E678E"/>
    <w:rsid w:val="007E6816"/>
    <w:rsid w:val="007E7875"/>
    <w:rsid w:val="007E7A29"/>
    <w:rsid w:val="007E7B21"/>
    <w:rsid w:val="007F03F9"/>
    <w:rsid w:val="007F0A01"/>
    <w:rsid w:val="007F0E36"/>
    <w:rsid w:val="007F0E72"/>
    <w:rsid w:val="007F11E2"/>
    <w:rsid w:val="007F123D"/>
    <w:rsid w:val="007F1557"/>
    <w:rsid w:val="007F15E7"/>
    <w:rsid w:val="007F1717"/>
    <w:rsid w:val="007F2202"/>
    <w:rsid w:val="007F24C8"/>
    <w:rsid w:val="007F2739"/>
    <w:rsid w:val="007F3040"/>
    <w:rsid w:val="007F36D4"/>
    <w:rsid w:val="007F3E07"/>
    <w:rsid w:val="007F3FB1"/>
    <w:rsid w:val="007F4327"/>
    <w:rsid w:val="007F4BE8"/>
    <w:rsid w:val="007F4C96"/>
    <w:rsid w:val="007F4ED8"/>
    <w:rsid w:val="007F5782"/>
    <w:rsid w:val="007F61C9"/>
    <w:rsid w:val="007F620B"/>
    <w:rsid w:val="007F660C"/>
    <w:rsid w:val="007F66DB"/>
    <w:rsid w:val="007F702E"/>
    <w:rsid w:val="007F7D7A"/>
    <w:rsid w:val="00800C73"/>
    <w:rsid w:val="00801FAB"/>
    <w:rsid w:val="00802884"/>
    <w:rsid w:val="00802BC7"/>
    <w:rsid w:val="0080306C"/>
    <w:rsid w:val="00803174"/>
    <w:rsid w:val="008042F2"/>
    <w:rsid w:val="00804BE1"/>
    <w:rsid w:val="00805877"/>
    <w:rsid w:val="00805916"/>
    <w:rsid w:val="00805EA8"/>
    <w:rsid w:val="00806336"/>
    <w:rsid w:val="00806B48"/>
    <w:rsid w:val="00806D59"/>
    <w:rsid w:val="008070DC"/>
    <w:rsid w:val="00807883"/>
    <w:rsid w:val="00807E85"/>
    <w:rsid w:val="00810760"/>
    <w:rsid w:val="008107C1"/>
    <w:rsid w:val="00810C44"/>
    <w:rsid w:val="008117B6"/>
    <w:rsid w:val="008118FC"/>
    <w:rsid w:val="00811BE3"/>
    <w:rsid w:val="00813ECD"/>
    <w:rsid w:val="008159DB"/>
    <w:rsid w:val="00815E2C"/>
    <w:rsid w:val="00815E5A"/>
    <w:rsid w:val="008160DB"/>
    <w:rsid w:val="00817D72"/>
    <w:rsid w:val="00820750"/>
    <w:rsid w:val="00820A24"/>
    <w:rsid w:val="00821193"/>
    <w:rsid w:val="00821B7D"/>
    <w:rsid w:val="008248EA"/>
    <w:rsid w:val="00824ACF"/>
    <w:rsid w:val="00824C22"/>
    <w:rsid w:val="00826C99"/>
    <w:rsid w:val="00827686"/>
    <w:rsid w:val="00827A89"/>
    <w:rsid w:val="00827AFD"/>
    <w:rsid w:val="00827CF1"/>
    <w:rsid w:val="0083081C"/>
    <w:rsid w:val="008320A5"/>
    <w:rsid w:val="00833314"/>
    <w:rsid w:val="00833AA2"/>
    <w:rsid w:val="00833F19"/>
    <w:rsid w:val="00833F37"/>
    <w:rsid w:val="0083514C"/>
    <w:rsid w:val="008354B6"/>
    <w:rsid w:val="00835DA8"/>
    <w:rsid w:val="00835EE5"/>
    <w:rsid w:val="00836F36"/>
    <w:rsid w:val="008372F4"/>
    <w:rsid w:val="008372FE"/>
    <w:rsid w:val="008378AA"/>
    <w:rsid w:val="008378E6"/>
    <w:rsid w:val="008403E5"/>
    <w:rsid w:val="008420AB"/>
    <w:rsid w:val="008422EC"/>
    <w:rsid w:val="00842465"/>
    <w:rsid w:val="008424AF"/>
    <w:rsid w:val="0084298B"/>
    <w:rsid w:val="00842D15"/>
    <w:rsid w:val="00842D84"/>
    <w:rsid w:val="0084410F"/>
    <w:rsid w:val="00845C4B"/>
    <w:rsid w:val="008467E2"/>
    <w:rsid w:val="00847429"/>
    <w:rsid w:val="00847859"/>
    <w:rsid w:val="0084797E"/>
    <w:rsid w:val="00847ACF"/>
    <w:rsid w:val="00850430"/>
    <w:rsid w:val="00850A71"/>
    <w:rsid w:val="00850BF5"/>
    <w:rsid w:val="0085188D"/>
    <w:rsid w:val="0085200D"/>
    <w:rsid w:val="00852076"/>
    <w:rsid w:val="008524B2"/>
    <w:rsid w:val="00852F39"/>
    <w:rsid w:val="008537EB"/>
    <w:rsid w:val="00853D2A"/>
    <w:rsid w:val="00855057"/>
    <w:rsid w:val="00855811"/>
    <w:rsid w:val="008558CA"/>
    <w:rsid w:val="00855EF7"/>
    <w:rsid w:val="00856873"/>
    <w:rsid w:val="008603BB"/>
    <w:rsid w:val="00860A0A"/>
    <w:rsid w:val="008620C7"/>
    <w:rsid w:val="00862A88"/>
    <w:rsid w:val="008642BD"/>
    <w:rsid w:val="0086473A"/>
    <w:rsid w:val="008656C1"/>
    <w:rsid w:val="008663E1"/>
    <w:rsid w:val="008669B9"/>
    <w:rsid w:val="00866D31"/>
    <w:rsid w:val="008676A8"/>
    <w:rsid w:val="0087049D"/>
    <w:rsid w:val="0087102E"/>
    <w:rsid w:val="0087142F"/>
    <w:rsid w:val="00871764"/>
    <w:rsid w:val="00871831"/>
    <w:rsid w:val="0087190C"/>
    <w:rsid w:val="00871E40"/>
    <w:rsid w:val="00871E74"/>
    <w:rsid w:val="00872023"/>
    <w:rsid w:val="008724E3"/>
    <w:rsid w:val="008726B7"/>
    <w:rsid w:val="00873F64"/>
    <w:rsid w:val="0087430F"/>
    <w:rsid w:val="00874DDA"/>
    <w:rsid w:val="0087535B"/>
    <w:rsid w:val="0087567B"/>
    <w:rsid w:val="0087641B"/>
    <w:rsid w:val="00876E85"/>
    <w:rsid w:val="00877C11"/>
    <w:rsid w:val="00880310"/>
    <w:rsid w:val="00882327"/>
    <w:rsid w:val="0088326E"/>
    <w:rsid w:val="00883343"/>
    <w:rsid w:val="00884770"/>
    <w:rsid w:val="0088484E"/>
    <w:rsid w:val="00884E72"/>
    <w:rsid w:val="00884F04"/>
    <w:rsid w:val="00885427"/>
    <w:rsid w:val="00885E93"/>
    <w:rsid w:val="00886945"/>
    <w:rsid w:val="00886F43"/>
    <w:rsid w:val="00887720"/>
    <w:rsid w:val="00890CA2"/>
    <w:rsid w:val="00891AC9"/>
    <w:rsid w:val="00891AFC"/>
    <w:rsid w:val="00891B30"/>
    <w:rsid w:val="00891C31"/>
    <w:rsid w:val="0089220C"/>
    <w:rsid w:val="008924A4"/>
    <w:rsid w:val="008925C3"/>
    <w:rsid w:val="00893E36"/>
    <w:rsid w:val="008956B9"/>
    <w:rsid w:val="00895FE5"/>
    <w:rsid w:val="008967A8"/>
    <w:rsid w:val="00897534"/>
    <w:rsid w:val="008A0703"/>
    <w:rsid w:val="008A089F"/>
    <w:rsid w:val="008A09B5"/>
    <w:rsid w:val="008A1856"/>
    <w:rsid w:val="008A2BB4"/>
    <w:rsid w:val="008A319A"/>
    <w:rsid w:val="008A33FC"/>
    <w:rsid w:val="008A3AFD"/>
    <w:rsid w:val="008A3D01"/>
    <w:rsid w:val="008A4023"/>
    <w:rsid w:val="008A487C"/>
    <w:rsid w:val="008A4E09"/>
    <w:rsid w:val="008A4F56"/>
    <w:rsid w:val="008A6516"/>
    <w:rsid w:val="008A6DAB"/>
    <w:rsid w:val="008A7DCC"/>
    <w:rsid w:val="008B078A"/>
    <w:rsid w:val="008B0A97"/>
    <w:rsid w:val="008B118A"/>
    <w:rsid w:val="008B1F31"/>
    <w:rsid w:val="008B2202"/>
    <w:rsid w:val="008B2340"/>
    <w:rsid w:val="008B2E29"/>
    <w:rsid w:val="008B2E3F"/>
    <w:rsid w:val="008B3146"/>
    <w:rsid w:val="008B3E55"/>
    <w:rsid w:val="008B4389"/>
    <w:rsid w:val="008B4A32"/>
    <w:rsid w:val="008B51C3"/>
    <w:rsid w:val="008B5E35"/>
    <w:rsid w:val="008B6306"/>
    <w:rsid w:val="008B654E"/>
    <w:rsid w:val="008B6A23"/>
    <w:rsid w:val="008B73F0"/>
    <w:rsid w:val="008B7960"/>
    <w:rsid w:val="008C0F07"/>
    <w:rsid w:val="008C1015"/>
    <w:rsid w:val="008C119A"/>
    <w:rsid w:val="008C1478"/>
    <w:rsid w:val="008C16D2"/>
    <w:rsid w:val="008C1C8F"/>
    <w:rsid w:val="008C23EB"/>
    <w:rsid w:val="008C3524"/>
    <w:rsid w:val="008C3606"/>
    <w:rsid w:val="008C3E57"/>
    <w:rsid w:val="008C5203"/>
    <w:rsid w:val="008C5445"/>
    <w:rsid w:val="008C5580"/>
    <w:rsid w:val="008C67C6"/>
    <w:rsid w:val="008C6D9F"/>
    <w:rsid w:val="008D064F"/>
    <w:rsid w:val="008D1079"/>
    <w:rsid w:val="008D2B5E"/>
    <w:rsid w:val="008D33F5"/>
    <w:rsid w:val="008D421D"/>
    <w:rsid w:val="008D4AF8"/>
    <w:rsid w:val="008D4F95"/>
    <w:rsid w:val="008D54F6"/>
    <w:rsid w:val="008D5658"/>
    <w:rsid w:val="008D69DE"/>
    <w:rsid w:val="008D71B6"/>
    <w:rsid w:val="008D7467"/>
    <w:rsid w:val="008D78FE"/>
    <w:rsid w:val="008E05AC"/>
    <w:rsid w:val="008E06D4"/>
    <w:rsid w:val="008E0756"/>
    <w:rsid w:val="008E1963"/>
    <w:rsid w:val="008E1ADD"/>
    <w:rsid w:val="008E2675"/>
    <w:rsid w:val="008E2966"/>
    <w:rsid w:val="008E2DD9"/>
    <w:rsid w:val="008E3A04"/>
    <w:rsid w:val="008E3C71"/>
    <w:rsid w:val="008E3E4B"/>
    <w:rsid w:val="008E450A"/>
    <w:rsid w:val="008E5B02"/>
    <w:rsid w:val="008E626F"/>
    <w:rsid w:val="008E79AB"/>
    <w:rsid w:val="008E7B0F"/>
    <w:rsid w:val="008F0043"/>
    <w:rsid w:val="008F073A"/>
    <w:rsid w:val="008F0DD6"/>
    <w:rsid w:val="008F101A"/>
    <w:rsid w:val="008F15F6"/>
    <w:rsid w:val="008F1DED"/>
    <w:rsid w:val="008F265C"/>
    <w:rsid w:val="008F27D2"/>
    <w:rsid w:val="008F353B"/>
    <w:rsid w:val="008F4EB9"/>
    <w:rsid w:val="008F5426"/>
    <w:rsid w:val="008F5901"/>
    <w:rsid w:val="008F5C5D"/>
    <w:rsid w:val="008F5F05"/>
    <w:rsid w:val="008F659F"/>
    <w:rsid w:val="008F7382"/>
    <w:rsid w:val="008F77F9"/>
    <w:rsid w:val="008F7B00"/>
    <w:rsid w:val="00900202"/>
    <w:rsid w:val="009006E9"/>
    <w:rsid w:val="00900731"/>
    <w:rsid w:val="009008FA"/>
    <w:rsid w:val="0090118C"/>
    <w:rsid w:val="00901B67"/>
    <w:rsid w:val="00901E2A"/>
    <w:rsid w:val="00902C6D"/>
    <w:rsid w:val="00902EA3"/>
    <w:rsid w:val="0090396A"/>
    <w:rsid w:val="00904198"/>
    <w:rsid w:val="009045D2"/>
    <w:rsid w:val="0090553D"/>
    <w:rsid w:val="00905725"/>
    <w:rsid w:val="00905F02"/>
    <w:rsid w:val="00906BBD"/>
    <w:rsid w:val="00906C00"/>
    <w:rsid w:val="00906C91"/>
    <w:rsid w:val="00910095"/>
    <w:rsid w:val="00910A31"/>
    <w:rsid w:val="00910F0F"/>
    <w:rsid w:val="00911DFE"/>
    <w:rsid w:val="009124D1"/>
    <w:rsid w:val="00912729"/>
    <w:rsid w:val="009129B2"/>
    <w:rsid w:val="0091325F"/>
    <w:rsid w:val="00913359"/>
    <w:rsid w:val="009139D2"/>
    <w:rsid w:val="00913C87"/>
    <w:rsid w:val="00913D07"/>
    <w:rsid w:val="00915505"/>
    <w:rsid w:val="0091552B"/>
    <w:rsid w:val="00915788"/>
    <w:rsid w:val="00915FC5"/>
    <w:rsid w:val="0091696D"/>
    <w:rsid w:val="00917C48"/>
    <w:rsid w:val="00920173"/>
    <w:rsid w:val="00920CB1"/>
    <w:rsid w:val="00921A88"/>
    <w:rsid w:val="0092378A"/>
    <w:rsid w:val="0092450E"/>
    <w:rsid w:val="00924707"/>
    <w:rsid w:val="00924D86"/>
    <w:rsid w:val="0092505B"/>
    <w:rsid w:val="0092678F"/>
    <w:rsid w:val="0092698E"/>
    <w:rsid w:val="00926A97"/>
    <w:rsid w:val="00926CF0"/>
    <w:rsid w:val="009273C5"/>
    <w:rsid w:val="00927484"/>
    <w:rsid w:val="00930068"/>
    <w:rsid w:val="0093039C"/>
    <w:rsid w:val="00930689"/>
    <w:rsid w:val="009307DE"/>
    <w:rsid w:val="00931DFA"/>
    <w:rsid w:val="00931E8E"/>
    <w:rsid w:val="00932B77"/>
    <w:rsid w:val="00932C5C"/>
    <w:rsid w:val="00932C95"/>
    <w:rsid w:val="00932E2B"/>
    <w:rsid w:val="00933D73"/>
    <w:rsid w:val="00934B38"/>
    <w:rsid w:val="00935056"/>
    <w:rsid w:val="00935C6A"/>
    <w:rsid w:val="00935E14"/>
    <w:rsid w:val="00937678"/>
    <w:rsid w:val="00937A13"/>
    <w:rsid w:val="00937C3D"/>
    <w:rsid w:val="00937EBA"/>
    <w:rsid w:val="009409C2"/>
    <w:rsid w:val="0094138D"/>
    <w:rsid w:val="00941AEC"/>
    <w:rsid w:val="00943071"/>
    <w:rsid w:val="009430B1"/>
    <w:rsid w:val="009431A4"/>
    <w:rsid w:val="009434EB"/>
    <w:rsid w:val="0094529A"/>
    <w:rsid w:val="009458C3"/>
    <w:rsid w:val="00945DA1"/>
    <w:rsid w:val="00946D50"/>
    <w:rsid w:val="00946E97"/>
    <w:rsid w:val="00947749"/>
    <w:rsid w:val="00950021"/>
    <w:rsid w:val="0095048C"/>
    <w:rsid w:val="009509CC"/>
    <w:rsid w:val="00950B7E"/>
    <w:rsid w:val="009528DA"/>
    <w:rsid w:val="00952B2C"/>
    <w:rsid w:val="00952C42"/>
    <w:rsid w:val="009532F5"/>
    <w:rsid w:val="009533A5"/>
    <w:rsid w:val="00953954"/>
    <w:rsid w:val="00954FFF"/>
    <w:rsid w:val="0095514D"/>
    <w:rsid w:val="00955CD0"/>
    <w:rsid w:val="00955E0F"/>
    <w:rsid w:val="00955F25"/>
    <w:rsid w:val="00956885"/>
    <w:rsid w:val="009575A2"/>
    <w:rsid w:val="0095772E"/>
    <w:rsid w:val="00960519"/>
    <w:rsid w:val="009627CF"/>
    <w:rsid w:val="00962840"/>
    <w:rsid w:val="00963389"/>
    <w:rsid w:val="00963B23"/>
    <w:rsid w:val="00963E2C"/>
    <w:rsid w:val="00963FD7"/>
    <w:rsid w:val="0096467E"/>
    <w:rsid w:val="009654B1"/>
    <w:rsid w:val="0096565A"/>
    <w:rsid w:val="00965DC7"/>
    <w:rsid w:val="00966422"/>
    <w:rsid w:val="00966629"/>
    <w:rsid w:val="0096683B"/>
    <w:rsid w:val="00967057"/>
    <w:rsid w:val="00967861"/>
    <w:rsid w:val="00970475"/>
    <w:rsid w:val="0097054A"/>
    <w:rsid w:val="00972050"/>
    <w:rsid w:val="009724C9"/>
    <w:rsid w:val="00972805"/>
    <w:rsid w:val="00974976"/>
    <w:rsid w:val="009752FB"/>
    <w:rsid w:val="0097550C"/>
    <w:rsid w:val="0097588E"/>
    <w:rsid w:val="009759D8"/>
    <w:rsid w:val="00975B9A"/>
    <w:rsid w:val="00975ED7"/>
    <w:rsid w:val="00977265"/>
    <w:rsid w:val="009774DD"/>
    <w:rsid w:val="00977657"/>
    <w:rsid w:val="00977EC3"/>
    <w:rsid w:val="0098041E"/>
    <w:rsid w:val="00981468"/>
    <w:rsid w:val="00981A1F"/>
    <w:rsid w:val="00982150"/>
    <w:rsid w:val="00983716"/>
    <w:rsid w:val="00983F05"/>
    <w:rsid w:val="00983F5D"/>
    <w:rsid w:val="0098411E"/>
    <w:rsid w:val="009845D0"/>
    <w:rsid w:val="0098469B"/>
    <w:rsid w:val="00984986"/>
    <w:rsid w:val="009849ED"/>
    <w:rsid w:val="00985648"/>
    <w:rsid w:val="0098614B"/>
    <w:rsid w:val="00986155"/>
    <w:rsid w:val="0098644D"/>
    <w:rsid w:val="0098659B"/>
    <w:rsid w:val="0098686A"/>
    <w:rsid w:val="009876E6"/>
    <w:rsid w:val="00987C00"/>
    <w:rsid w:val="00987CFF"/>
    <w:rsid w:val="009900A0"/>
    <w:rsid w:val="00990281"/>
    <w:rsid w:val="0099049B"/>
    <w:rsid w:val="00991C87"/>
    <w:rsid w:val="00991E97"/>
    <w:rsid w:val="00992031"/>
    <w:rsid w:val="009920E5"/>
    <w:rsid w:val="009927DE"/>
    <w:rsid w:val="00992A17"/>
    <w:rsid w:val="00992A4D"/>
    <w:rsid w:val="0099383C"/>
    <w:rsid w:val="00993962"/>
    <w:rsid w:val="00993B45"/>
    <w:rsid w:val="00993E85"/>
    <w:rsid w:val="0099401D"/>
    <w:rsid w:val="00995A88"/>
    <w:rsid w:val="00995BD0"/>
    <w:rsid w:val="009964EA"/>
    <w:rsid w:val="00996854"/>
    <w:rsid w:val="0099703F"/>
    <w:rsid w:val="009A008D"/>
    <w:rsid w:val="009A058F"/>
    <w:rsid w:val="009A0B4B"/>
    <w:rsid w:val="009A0DEE"/>
    <w:rsid w:val="009A0F1A"/>
    <w:rsid w:val="009A0F38"/>
    <w:rsid w:val="009A119E"/>
    <w:rsid w:val="009A17C0"/>
    <w:rsid w:val="009A251D"/>
    <w:rsid w:val="009A2BA2"/>
    <w:rsid w:val="009A3709"/>
    <w:rsid w:val="009A4628"/>
    <w:rsid w:val="009A490F"/>
    <w:rsid w:val="009A49A0"/>
    <w:rsid w:val="009A4D93"/>
    <w:rsid w:val="009A4EBC"/>
    <w:rsid w:val="009A523C"/>
    <w:rsid w:val="009A5C7A"/>
    <w:rsid w:val="009A5D7C"/>
    <w:rsid w:val="009A776F"/>
    <w:rsid w:val="009A7871"/>
    <w:rsid w:val="009B0333"/>
    <w:rsid w:val="009B1038"/>
    <w:rsid w:val="009B14F0"/>
    <w:rsid w:val="009B1829"/>
    <w:rsid w:val="009B1E1D"/>
    <w:rsid w:val="009B2797"/>
    <w:rsid w:val="009B35CE"/>
    <w:rsid w:val="009B3BC0"/>
    <w:rsid w:val="009B4099"/>
    <w:rsid w:val="009B4A4F"/>
    <w:rsid w:val="009B6680"/>
    <w:rsid w:val="009B6705"/>
    <w:rsid w:val="009B6C20"/>
    <w:rsid w:val="009B7085"/>
    <w:rsid w:val="009B7C34"/>
    <w:rsid w:val="009B7E01"/>
    <w:rsid w:val="009B7F6B"/>
    <w:rsid w:val="009C01BB"/>
    <w:rsid w:val="009C0EC2"/>
    <w:rsid w:val="009C1B45"/>
    <w:rsid w:val="009C2E74"/>
    <w:rsid w:val="009C3714"/>
    <w:rsid w:val="009C4976"/>
    <w:rsid w:val="009C4ABC"/>
    <w:rsid w:val="009C4E3A"/>
    <w:rsid w:val="009C52C6"/>
    <w:rsid w:val="009C5CC5"/>
    <w:rsid w:val="009C6DF6"/>
    <w:rsid w:val="009C737C"/>
    <w:rsid w:val="009D01BE"/>
    <w:rsid w:val="009D0E34"/>
    <w:rsid w:val="009D1D37"/>
    <w:rsid w:val="009D211B"/>
    <w:rsid w:val="009D2513"/>
    <w:rsid w:val="009D2E0E"/>
    <w:rsid w:val="009D3019"/>
    <w:rsid w:val="009D3EDE"/>
    <w:rsid w:val="009D46B4"/>
    <w:rsid w:val="009D47B1"/>
    <w:rsid w:val="009D4D98"/>
    <w:rsid w:val="009D53B0"/>
    <w:rsid w:val="009D5BD1"/>
    <w:rsid w:val="009D6676"/>
    <w:rsid w:val="009D6FF9"/>
    <w:rsid w:val="009D78A3"/>
    <w:rsid w:val="009D7B59"/>
    <w:rsid w:val="009D7D23"/>
    <w:rsid w:val="009D7F18"/>
    <w:rsid w:val="009E0314"/>
    <w:rsid w:val="009E03FE"/>
    <w:rsid w:val="009E0CC4"/>
    <w:rsid w:val="009E1C80"/>
    <w:rsid w:val="009E2044"/>
    <w:rsid w:val="009E281C"/>
    <w:rsid w:val="009E2C60"/>
    <w:rsid w:val="009E309C"/>
    <w:rsid w:val="009E3138"/>
    <w:rsid w:val="009E34AC"/>
    <w:rsid w:val="009E43EB"/>
    <w:rsid w:val="009E4ABB"/>
    <w:rsid w:val="009E5188"/>
    <w:rsid w:val="009E571F"/>
    <w:rsid w:val="009E5944"/>
    <w:rsid w:val="009E5ADF"/>
    <w:rsid w:val="009E5C7F"/>
    <w:rsid w:val="009E6657"/>
    <w:rsid w:val="009E6F71"/>
    <w:rsid w:val="009E742B"/>
    <w:rsid w:val="009E78AD"/>
    <w:rsid w:val="009E79D4"/>
    <w:rsid w:val="009F02A8"/>
    <w:rsid w:val="009F0569"/>
    <w:rsid w:val="009F0760"/>
    <w:rsid w:val="009F0A5B"/>
    <w:rsid w:val="009F0CA4"/>
    <w:rsid w:val="009F1E28"/>
    <w:rsid w:val="009F2018"/>
    <w:rsid w:val="009F273F"/>
    <w:rsid w:val="009F2F68"/>
    <w:rsid w:val="009F3242"/>
    <w:rsid w:val="009F375B"/>
    <w:rsid w:val="009F382E"/>
    <w:rsid w:val="009F3C5A"/>
    <w:rsid w:val="009F4777"/>
    <w:rsid w:val="009F5D01"/>
    <w:rsid w:val="009F6F93"/>
    <w:rsid w:val="009F72AE"/>
    <w:rsid w:val="009F78EA"/>
    <w:rsid w:val="009F7CE0"/>
    <w:rsid w:val="009F7E58"/>
    <w:rsid w:val="00A00092"/>
    <w:rsid w:val="00A00A9E"/>
    <w:rsid w:val="00A00B47"/>
    <w:rsid w:val="00A0102E"/>
    <w:rsid w:val="00A01883"/>
    <w:rsid w:val="00A01AF4"/>
    <w:rsid w:val="00A028B7"/>
    <w:rsid w:val="00A02959"/>
    <w:rsid w:val="00A02BFA"/>
    <w:rsid w:val="00A0344B"/>
    <w:rsid w:val="00A035A2"/>
    <w:rsid w:val="00A0381C"/>
    <w:rsid w:val="00A04614"/>
    <w:rsid w:val="00A0463D"/>
    <w:rsid w:val="00A04F2F"/>
    <w:rsid w:val="00A05439"/>
    <w:rsid w:val="00A0544F"/>
    <w:rsid w:val="00A05935"/>
    <w:rsid w:val="00A05BD2"/>
    <w:rsid w:val="00A06E4A"/>
    <w:rsid w:val="00A070BB"/>
    <w:rsid w:val="00A07C3D"/>
    <w:rsid w:val="00A07CC3"/>
    <w:rsid w:val="00A10356"/>
    <w:rsid w:val="00A105F3"/>
    <w:rsid w:val="00A10C4B"/>
    <w:rsid w:val="00A11027"/>
    <w:rsid w:val="00A11C21"/>
    <w:rsid w:val="00A12A4D"/>
    <w:rsid w:val="00A12E17"/>
    <w:rsid w:val="00A1375B"/>
    <w:rsid w:val="00A13DA0"/>
    <w:rsid w:val="00A14E9F"/>
    <w:rsid w:val="00A15107"/>
    <w:rsid w:val="00A152D6"/>
    <w:rsid w:val="00A15A57"/>
    <w:rsid w:val="00A16FC2"/>
    <w:rsid w:val="00A1713F"/>
    <w:rsid w:val="00A179FD"/>
    <w:rsid w:val="00A17A6A"/>
    <w:rsid w:val="00A17B16"/>
    <w:rsid w:val="00A17C6B"/>
    <w:rsid w:val="00A20308"/>
    <w:rsid w:val="00A2066D"/>
    <w:rsid w:val="00A217FD"/>
    <w:rsid w:val="00A218CD"/>
    <w:rsid w:val="00A21A0A"/>
    <w:rsid w:val="00A21C98"/>
    <w:rsid w:val="00A21E08"/>
    <w:rsid w:val="00A22DBA"/>
    <w:rsid w:val="00A23891"/>
    <w:rsid w:val="00A23B98"/>
    <w:rsid w:val="00A24012"/>
    <w:rsid w:val="00A24346"/>
    <w:rsid w:val="00A24389"/>
    <w:rsid w:val="00A279B4"/>
    <w:rsid w:val="00A27DCC"/>
    <w:rsid w:val="00A31C7A"/>
    <w:rsid w:val="00A31D53"/>
    <w:rsid w:val="00A34577"/>
    <w:rsid w:val="00A347F6"/>
    <w:rsid w:val="00A34F13"/>
    <w:rsid w:val="00A350EB"/>
    <w:rsid w:val="00A35732"/>
    <w:rsid w:val="00A35BD9"/>
    <w:rsid w:val="00A35D98"/>
    <w:rsid w:val="00A3646D"/>
    <w:rsid w:val="00A364D1"/>
    <w:rsid w:val="00A36FA5"/>
    <w:rsid w:val="00A3742C"/>
    <w:rsid w:val="00A37697"/>
    <w:rsid w:val="00A40087"/>
    <w:rsid w:val="00A40366"/>
    <w:rsid w:val="00A4088A"/>
    <w:rsid w:val="00A415B4"/>
    <w:rsid w:val="00A436C0"/>
    <w:rsid w:val="00A443F7"/>
    <w:rsid w:val="00A4498C"/>
    <w:rsid w:val="00A44B06"/>
    <w:rsid w:val="00A45CC6"/>
    <w:rsid w:val="00A460E3"/>
    <w:rsid w:val="00A4644A"/>
    <w:rsid w:val="00A47162"/>
    <w:rsid w:val="00A47D7B"/>
    <w:rsid w:val="00A47F01"/>
    <w:rsid w:val="00A50477"/>
    <w:rsid w:val="00A50746"/>
    <w:rsid w:val="00A513B6"/>
    <w:rsid w:val="00A51BC5"/>
    <w:rsid w:val="00A52097"/>
    <w:rsid w:val="00A520DD"/>
    <w:rsid w:val="00A53A50"/>
    <w:rsid w:val="00A55AC2"/>
    <w:rsid w:val="00A56A8B"/>
    <w:rsid w:val="00A56B3D"/>
    <w:rsid w:val="00A5796C"/>
    <w:rsid w:val="00A609EC"/>
    <w:rsid w:val="00A615CD"/>
    <w:rsid w:val="00A62AEF"/>
    <w:rsid w:val="00A62D92"/>
    <w:rsid w:val="00A63984"/>
    <w:rsid w:val="00A643CD"/>
    <w:rsid w:val="00A6457F"/>
    <w:rsid w:val="00A64D92"/>
    <w:rsid w:val="00A64EBA"/>
    <w:rsid w:val="00A65089"/>
    <w:rsid w:val="00A65B29"/>
    <w:rsid w:val="00A65D2D"/>
    <w:rsid w:val="00A65EA8"/>
    <w:rsid w:val="00A65EF8"/>
    <w:rsid w:val="00A666AD"/>
    <w:rsid w:val="00A66AED"/>
    <w:rsid w:val="00A66DC9"/>
    <w:rsid w:val="00A67AF3"/>
    <w:rsid w:val="00A67B6C"/>
    <w:rsid w:val="00A700D4"/>
    <w:rsid w:val="00A707FC"/>
    <w:rsid w:val="00A70BA6"/>
    <w:rsid w:val="00A7204E"/>
    <w:rsid w:val="00A73028"/>
    <w:rsid w:val="00A73F82"/>
    <w:rsid w:val="00A74BE1"/>
    <w:rsid w:val="00A74C93"/>
    <w:rsid w:val="00A750E2"/>
    <w:rsid w:val="00A753F4"/>
    <w:rsid w:val="00A75D18"/>
    <w:rsid w:val="00A76708"/>
    <w:rsid w:val="00A776DD"/>
    <w:rsid w:val="00A77878"/>
    <w:rsid w:val="00A77983"/>
    <w:rsid w:val="00A80007"/>
    <w:rsid w:val="00A8086F"/>
    <w:rsid w:val="00A80E0F"/>
    <w:rsid w:val="00A83249"/>
    <w:rsid w:val="00A83AAA"/>
    <w:rsid w:val="00A840D8"/>
    <w:rsid w:val="00A8655E"/>
    <w:rsid w:val="00A86A00"/>
    <w:rsid w:val="00A876E3"/>
    <w:rsid w:val="00A9024A"/>
    <w:rsid w:val="00A904FB"/>
    <w:rsid w:val="00A916E6"/>
    <w:rsid w:val="00A91B44"/>
    <w:rsid w:val="00A91D96"/>
    <w:rsid w:val="00A92354"/>
    <w:rsid w:val="00A929EE"/>
    <w:rsid w:val="00A93675"/>
    <w:rsid w:val="00A93CFD"/>
    <w:rsid w:val="00A93DA5"/>
    <w:rsid w:val="00A93DCE"/>
    <w:rsid w:val="00A945AA"/>
    <w:rsid w:val="00A9527A"/>
    <w:rsid w:val="00A95286"/>
    <w:rsid w:val="00A96380"/>
    <w:rsid w:val="00A96AD8"/>
    <w:rsid w:val="00A97677"/>
    <w:rsid w:val="00A976C3"/>
    <w:rsid w:val="00A97743"/>
    <w:rsid w:val="00A97B66"/>
    <w:rsid w:val="00AA088F"/>
    <w:rsid w:val="00AA1748"/>
    <w:rsid w:val="00AA2B31"/>
    <w:rsid w:val="00AA2B97"/>
    <w:rsid w:val="00AA2F83"/>
    <w:rsid w:val="00AA34F4"/>
    <w:rsid w:val="00AA3C7E"/>
    <w:rsid w:val="00AA41CF"/>
    <w:rsid w:val="00AA4349"/>
    <w:rsid w:val="00AA4C56"/>
    <w:rsid w:val="00AA4D85"/>
    <w:rsid w:val="00AA5349"/>
    <w:rsid w:val="00AA548C"/>
    <w:rsid w:val="00AA572E"/>
    <w:rsid w:val="00AA58B9"/>
    <w:rsid w:val="00AA58C5"/>
    <w:rsid w:val="00AA59C0"/>
    <w:rsid w:val="00AA5C6B"/>
    <w:rsid w:val="00AA5F3D"/>
    <w:rsid w:val="00AA70D5"/>
    <w:rsid w:val="00AA73F1"/>
    <w:rsid w:val="00AA7624"/>
    <w:rsid w:val="00AA76D4"/>
    <w:rsid w:val="00AA78B2"/>
    <w:rsid w:val="00AB0175"/>
    <w:rsid w:val="00AB05A6"/>
    <w:rsid w:val="00AB100C"/>
    <w:rsid w:val="00AB1938"/>
    <w:rsid w:val="00AB3823"/>
    <w:rsid w:val="00AB46CA"/>
    <w:rsid w:val="00AB4AA0"/>
    <w:rsid w:val="00AB4CFD"/>
    <w:rsid w:val="00AB4E46"/>
    <w:rsid w:val="00AB500A"/>
    <w:rsid w:val="00AB598B"/>
    <w:rsid w:val="00AB5EF2"/>
    <w:rsid w:val="00AB645A"/>
    <w:rsid w:val="00AB64F4"/>
    <w:rsid w:val="00AB6902"/>
    <w:rsid w:val="00AB6A95"/>
    <w:rsid w:val="00AB7505"/>
    <w:rsid w:val="00AB76F4"/>
    <w:rsid w:val="00AB7A22"/>
    <w:rsid w:val="00AB7B10"/>
    <w:rsid w:val="00AC0D5A"/>
    <w:rsid w:val="00AC29F1"/>
    <w:rsid w:val="00AC3B3D"/>
    <w:rsid w:val="00AC3EC2"/>
    <w:rsid w:val="00AC44D4"/>
    <w:rsid w:val="00AC4918"/>
    <w:rsid w:val="00AC4C8F"/>
    <w:rsid w:val="00AC5D1F"/>
    <w:rsid w:val="00AC6106"/>
    <w:rsid w:val="00AC626A"/>
    <w:rsid w:val="00AC6701"/>
    <w:rsid w:val="00AC6DF1"/>
    <w:rsid w:val="00AC6EEE"/>
    <w:rsid w:val="00AC7E54"/>
    <w:rsid w:val="00AD0112"/>
    <w:rsid w:val="00AD102E"/>
    <w:rsid w:val="00AD11CD"/>
    <w:rsid w:val="00AD156B"/>
    <w:rsid w:val="00AD16B6"/>
    <w:rsid w:val="00AD1E36"/>
    <w:rsid w:val="00AD2516"/>
    <w:rsid w:val="00AD2A77"/>
    <w:rsid w:val="00AD2DA8"/>
    <w:rsid w:val="00AD3DFF"/>
    <w:rsid w:val="00AD4191"/>
    <w:rsid w:val="00AD453F"/>
    <w:rsid w:val="00AD47ED"/>
    <w:rsid w:val="00AD61E2"/>
    <w:rsid w:val="00AD682E"/>
    <w:rsid w:val="00AD6CBD"/>
    <w:rsid w:val="00AD7895"/>
    <w:rsid w:val="00AD7B37"/>
    <w:rsid w:val="00AD7BBF"/>
    <w:rsid w:val="00AE0417"/>
    <w:rsid w:val="00AE07E3"/>
    <w:rsid w:val="00AE0DC2"/>
    <w:rsid w:val="00AE22BB"/>
    <w:rsid w:val="00AE2E9A"/>
    <w:rsid w:val="00AE412A"/>
    <w:rsid w:val="00AE41BA"/>
    <w:rsid w:val="00AE4369"/>
    <w:rsid w:val="00AE61DF"/>
    <w:rsid w:val="00AE6256"/>
    <w:rsid w:val="00AE730B"/>
    <w:rsid w:val="00AE7539"/>
    <w:rsid w:val="00AF0171"/>
    <w:rsid w:val="00AF0ACB"/>
    <w:rsid w:val="00AF172F"/>
    <w:rsid w:val="00AF192F"/>
    <w:rsid w:val="00AF1A42"/>
    <w:rsid w:val="00AF1CC6"/>
    <w:rsid w:val="00AF2927"/>
    <w:rsid w:val="00AF2F74"/>
    <w:rsid w:val="00AF2FCF"/>
    <w:rsid w:val="00AF46F0"/>
    <w:rsid w:val="00AF48F6"/>
    <w:rsid w:val="00AF4E04"/>
    <w:rsid w:val="00AF5091"/>
    <w:rsid w:val="00AF5505"/>
    <w:rsid w:val="00AF6F17"/>
    <w:rsid w:val="00AF7197"/>
    <w:rsid w:val="00AF7B40"/>
    <w:rsid w:val="00B0102A"/>
    <w:rsid w:val="00B01575"/>
    <w:rsid w:val="00B01B7D"/>
    <w:rsid w:val="00B01D5C"/>
    <w:rsid w:val="00B02474"/>
    <w:rsid w:val="00B029C2"/>
    <w:rsid w:val="00B03359"/>
    <w:rsid w:val="00B03D34"/>
    <w:rsid w:val="00B055D5"/>
    <w:rsid w:val="00B06713"/>
    <w:rsid w:val="00B0695C"/>
    <w:rsid w:val="00B06DEC"/>
    <w:rsid w:val="00B06F8B"/>
    <w:rsid w:val="00B1054E"/>
    <w:rsid w:val="00B10DDD"/>
    <w:rsid w:val="00B11117"/>
    <w:rsid w:val="00B11139"/>
    <w:rsid w:val="00B11729"/>
    <w:rsid w:val="00B11A10"/>
    <w:rsid w:val="00B11AC7"/>
    <w:rsid w:val="00B11F1A"/>
    <w:rsid w:val="00B122BF"/>
    <w:rsid w:val="00B123A5"/>
    <w:rsid w:val="00B12D93"/>
    <w:rsid w:val="00B14356"/>
    <w:rsid w:val="00B14C7B"/>
    <w:rsid w:val="00B15507"/>
    <w:rsid w:val="00B1561F"/>
    <w:rsid w:val="00B15E04"/>
    <w:rsid w:val="00B160B2"/>
    <w:rsid w:val="00B164BB"/>
    <w:rsid w:val="00B168C3"/>
    <w:rsid w:val="00B169C5"/>
    <w:rsid w:val="00B1740C"/>
    <w:rsid w:val="00B17CD7"/>
    <w:rsid w:val="00B20D0B"/>
    <w:rsid w:val="00B215D5"/>
    <w:rsid w:val="00B217CF"/>
    <w:rsid w:val="00B2219E"/>
    <w:rsid w:val="00B22A16"/>
    <w:rsid w:val="00B22FB9"/>
    <w:rsid w:val="00B23957"/>
    <w:rsid w:val="00B24BC3"/>
    <w:rsid w:val="00B251BD"/>
    <w:rsid w:val="00B25283"/>
    <w:rsid w:val="00B25B33"/>
    <w:rsid w:val="00B25CE1"/>
    <w:rsid w:val="00B2739C"/>
    <w:rsid w:val="00B27557"/>
    <w:rsid w:val="00B30AF2"/>
    <w:rsid w:val="00B3128E"/>
    <w:rsid w:val="00B316D7"/>
    <w:rsid w:val="00B3178D"/>
    <w:rsid w:val="00B32549"/>
    <w:rsid w:val="00B327B2"/>
    <w:rsid w:val="00B331C3"/>
    <w:rsid w:val="00B3349F"/>
    <w:rsid w:val="00B33A95"/>
    <w:rsid w:val="00B33F82"/>
    <w:rsid w:val="00B341E3"/>
    <w:rsid w:val="00B3469B"/>
    <w:rsid w:val="00B34CD6"/>
    <w:rsid w:val="00B374FC"/>
    <w:rsid w:val="00B376B8"/>
    <w:rsid w:val="00B376C8"/>
    <w:rsid w:val="00B4010D"/>
    <w:rsid w:val="00B40137"/>
    <w:rsid w:val="00B41A26"/>
    <w:rsid w:val="00B42153"/>
    <w:rsid w:val="00B429B8"/>
    <w:rsid w:val="00B43A31"/>
    <w:rsid w:val="00B44149"/>
    <w:rsid w:val="00B443CC"/>
    <w:rsid w:val="00B4541D"/>
    <w:rsid w:val="00B472BF"/>
    <w:rsid w:val="00B47784"/>
    <w:rsid w:val="00B47795"/>
    <w:rsid w:val="00B47C51"/>
    <w:rsid w:val="00B47F8F"/>
    <w:rsid w:val="00B529AF"/>
    <w:rsid w:val="00B53947"/>
    <w:rsid w:val="00B53B12"/>
    <w:rsid w:val="00B53B4C"/>
    <w:rsid w:val="00B54483"/>
    <w:rsid w:val="00B546AC"/>
    <w:rsid w:val="00B54866"/>
    <w:rsid w:val="00B5613E"/>
    <w:rsid w:val="00B567D0"/>
    <w:rsid w:val="00B56B85"/>
    <w:rsid w:val="00B56E76"/>
    <w:rsid w:val="00B576B7"/>
    <w:rsid w:val="00B578DB"/>
    <w:rsid w:val="00B608E0"/>
    <w:rsid w:val="00B62085"/>
    <w:rsid w:val="00B620B7"/>
    <w:rsid w:val="00B626B1"/>
    <w:rsid w:val="00B6353A"/>
    <w:rsid w:val="00B63708"/>
    <w:rsid w:val="00B63765"/>
    <w:rsid w:val="00B63FCB"/>
    <w:rsid w:val="00B64338"/>
    <w:rsid w:val="00B65E11"/>
    <w:rsid w:val="00B66097"/>
    <w:rsid w:val="00B6689B"/>
    <w:rsid w:val="00B669DD"/>
    <w:rsid w:val="00B67007"/>
    <w:rsid w:val="00B67500"/>
    <w:rsid w:val="00B679DA"/>
    <w:rsid w:val="00B67D26"/>
    <w:rsid w:val="00B7135F"/>
    <w:rsid w:val="00B71685"/>
    <w:rsid w:val="00B7228B"/>
    <w:rsid w:val="00B72487"/>
    <w:rsid w:val="00B72FFB"/>
    <w:rsid w:val="00B73060"/>
    <w:rsid w:val="00B7313E"/>
    <w:rsid w:val="00B733A9"/>
    <w:rsid w:val="00B74620"/>
    <w:rsid w:val="00B750B6"/>
    <w:rsid w:val="00B76623"/>
    <w:rsid w:val="00B76778"/>
    <w:rsid w:val="00B767C1"/>
    <w:rsid w:val="00B76D04"/>
    <w:rsid w:val="00B775E1"/>
    <w:rsid w:val="00B778BC"/>
    <w:rsid w:val="00B77C80"/>
    <w:rsid w:val="00B77D71"/>
    <w:rsid w:val="00B8004F"/>
    <w:rsid w:val="00B800DE"/>
    <w:rsid w:val="00B801FE"/>
    <w:rsid w:val="00B805A5"/>
    <w:rsid w:val="00B807CE"/>
    <w:rsid w:val="00B80B0C"/>
    <w:rsid w:val="00B8225C"/>
    <w:rsid w:val="00B82609"/>
    <w:rsid w:val="00B82BBD"/>
    <w:rsid w:val="00B8352D"/>
    <w:rsid w:val="00B84D78"/>
    <w:rsid w:val="00B8578A"/>
    <w:rsid w:val="00B86393"/>
    <w:rsid w:val="00B86869"/>
    <w:rsid w:val="00B86BC3"/>
    <w:rsid w:val="00B877C6"/>
    <w:rsid w:val="00B87E4C"/>
    <w:rsid w:val="00B87F23"/>
    <w:rsid w:val="00B906AC"/>
    <w:rsid w:val="00B914AD"/>
    <w:rsid w:val="00B927E1"/>
    <w:rsid w:val="00B92AB1"/>
    <w:rsid w:val="00B95384"/>
    <w:rsid w:val="00B957D3"/>
    <w:rsid w:val="00B9703B"/>
    <w:rsid w:val="00B97147"/>
    <w:rsid w:val="00B9733D"/>
    <w:rsid w:val="00B97734"/>
    <w:rsid w:val="00B97EC5"/>
    <w:rsid w:val="00BA2164"/>
    <w:rsid w:val="00BA2B0A"/>
    <w:rsid w:val="00BA3214"/>
    <w:rsid w:val="00BA3298"/>
    <w:rsid w:val="00BA33ED"/>
    <w:rsid w:val="00BA3983"/>
    <w:rsid w:val="00BA452F"/>
    <w:rsid w:val="00BA4975"/>
    <w:rsid w:val="00BA4DF8"/>
    <w:rsid w:val="00BA50D5"/>
    <w:rsid w:val="00BA52F4"/>
    <w:rsid w:val="00BA5F9C"/>
    <w:rsid w:val="00BA5FE5"/>
    <w:rsid w:val="00BB011A"/>
    <w:rsid w:val="00BB0254"/>
    <w:rsid w:val="00BB1238"/>
    <w:rsid w:val="00BB171D"/>
    <w:rsid w:val="00BB1A17"/>
    <w:rsid w:val="00BB1F6A"/>
    <w:rsid w:val="00BB2310"/>
    <w:rsid w:val="00BB25BB"/>
    <w:rsid w:val="00BB25D0"/>
    <w:rsid w:val="00BB295C"/>
    <w:rsid w:val="00BB31DD"/>
    <w:rsid w:val="00BB33F3"/>
    <w:rsid w:val="00BB3721"/>
    <w:rsid w:val="00BB38DA"/>
    <w:rsid w:val="00BB4C21"/>
    <w:rsid w:val="00BB5050"/>
    <w:rsid w:val="00BB5226"/>
    <w:rsid w:val="00BB5A4F"/>
    <w:rsid w:val="00BB5AA6"/>
    <w:rsid w:val="00BB5C18"/>
    <w:rsid w:val="00BB5E27"/>
    <w:rsid w:val="00BB6DF6"/>
    <w:rsid w:val="00BB76F6"/>
    <w:rsid w:val="00BB7871"/>
    <w:rsid w:val="00BB788C"/>
    <w:rsid w:val="00BC051A"/>
    <w:rsid w:val="00BC14E2"/>
    <w:rsid w:val="00BC20B3"/>
    <w:rsid w:val="00BC2779"/>
    <w:rsid w:val="00BC2C6C"/>
    <w:rsid w:val="00BC2F96"/>
    <w:rsid w:val="00BC3722"/>
    <w:rsid w:val="00BC40C1"/>
    <w:rsid w:val="00BC4A36"/>
    <w:rsid w:val="00BC4CC4"/>
    <w:rsid w:val="00BC5781"/>
    <w:rsid w:val="00BC643D"/>
    <w:rsid w:val="00BC649F"/>
    <w:rsid w:val="00BC702F"/>
    <w:rsid w:val="00BC7B2A"/>
    <w:rsid w:val="00BC7F84"/>
    <w:rsid w:val="00BD09AD"/>
    <w:rsid w:val="00BD0CAA"/>
    <w:rsid w:val="00BD0F64"/>
    <w:rsid w:val="00BD1258"/>
    <w:rsid w:val="00BD1E9B"/>
    <w:rsid w:val="00BD231E"/>
    <w:rsid w:val="00BD2A3A"/>
    <w:rsid w:val="00BD2EB4"/>
    <w:rsid w:val="00BD32D1"/>
    <w:rsid w:val="00BD4462"/>
    <w:rsid w:val="00BD4529"/>
    <w:rsid w:val="00BD469A"/>
    <w:rsid w:val="00BD4904"/>
    <w:rsid w:val="00BD5680"/>
    <w:rsid w:val="00BD57C3"/>
    <w:rsid w:val="00BD591A"/>
    <w:rsid w:val="00BD5EEB"/>
    <w:rsid w:val="00BD5FC3"/>
    <w:rsid w:val="00BD604A"/>
    <w:rsid w:val="00BD6739"/>
    <w:rsid w:val="00BD68B3"/>
    <w:rsid w:val="00BD690D"/>
    <w:rsid w:val="00BD6B71"/>
    <w:rsid w:val="00BD6EBF"/>
    <w:rsid w:val="00BD77A9"/>
    <w:rsid w:val="00BE059F"/>
    <w:rsid w:val="00BE0636"/>
    <w:rsid w:val="00BE1E91"/>
    <w:rsid w:val="00BE2731"/>
    <w:rsid w:val="00BE3476"/>
    <w:rsid w:val="00BE350C"/>
    <w:rsid w:val="00BE36CD"/>
    <w:rsid w:val="00BE44D7"/>
    <w:rsid w:val="00BE5614"/>
    <w:rsid w:val="00BE5A8F"/>
    <w:rsid w:val="00BE6A47"/>
    <w:rsid w:val="00BE79BC"/>
    <w:rsid w:val="00BE7D98"/>
    <w:rsid w:val="00BF0654"/>
    <w:rsid w:val="00BF09DC"/>
    <w:rsid w:val="00BF30EB"/>
    <w:rsid w:val="00BF3272"/>
    <w:rsid w:val="00BF377E"/>
    <w:rsid w:val="00BF4860"/>
    <w:rsid w:val="00BF49E7"/>
    <w:rsid w:val="00BF51E9"/>
    <w:rsid w:val="00BF51EC"/>
    <w:rsid w:val="00BF5AAF"/>
    <w:rsid w:val="00BF5F95"/>
    <w:rsid w:val="00BF659C"/>
    <w:rsid w:val="00C00005"/>
    <w:rsid w:val="00C00DB8"/>
    <w:rsid w:val="00C0199C"/>
    <w:rsid w:val="00C01D74"/>
    <w:rsid w:val="00C022A9"/>
    <w:rsid w:val="00C024E6"/>
    <w:rsid w:val="00C02CB9"/>
    <w:rsid w:val="00C02F9F"/>
    <w:rsid w:val="00C04160"/>
    <w:rsid w:val="00C041E3"/>
    <w:rsid w:val="00C04611"/>
    <w:rsid w:val="00C052F7"/>
    <w:rsid w:val="00C05490"/>
    <w:rsid w:val="00C05633"/>
    <w:rsid w:val="00C0587E"/>
    <w:rsid w:val="00C05935"/>
    <w:rsid w:val="00C05C6C"/>
    <w:rsid w:val="00C05C8E"/>
    <w:rsid w:val="00C05E5B"/>
    <w:rsid w:val="00C0655E"/>
    <w:rsid w:val="00C06D45"/>
    <w:rsid w:val="00C06E47"/>
    <w:rsid w:val="00C074CC"/>
    <w:rsid w:val="00C101F5"/>
    <w:rsid w:val="00C102EE"/>
    <w:rsid w:val="00C10B7F"/>
    <w:rsid w:val="00C10BC5"/>
    <w:rsid w:val="00C10CE3"/>
    <w:rsid w:val="00C11734"/>
    <w:rsid w:val="00C11E58"/>
    <w:rsid w:val="00C120FC"/>
    <w:rsid w:val="00C125F0"/>
    <w:rsid w:val="00C12692"/>
    <w:rsid w:val="00C12FD2"/>
    <w:rsid w:val="00C13225"/>
    <w:rsid w:val="00C13CF2"/>
    <w:rsid w:val="00C1410B"/>
    <w:rsid w:val="00C14448"/>
    <w:rsid w:val="00C14D7B"/>
    <w:rsid w:val="00C15495"/>
    <w:rsid w:val="00C15BC9"/>
    <w:rsid w:val="00C15C02"/>
    <w:rsid w:val="00C167C6"/>
    <w:rsid w:val="00C167DF"/>
    <w:rsid w:val="00C170E7"/>
    <w:rsid w:val="00C20503"/>
    <w:rsid w:val="00C20C21"/>
    <w:rsid w:val="00C22270"/>
    <w:rsid w:val="00C22436"/>
    <w:rsid w:val="00C22540"/>
    <w:rsid w:val="00C2294D"/>
    <w:rsid w:val="00C244E2"/>
    <w:rsid w:val="00C25C46"/>
    <w:rsid w:val="00C263BB"/>
    <w:rsid w:val="00C26955"/>
    <w:rsid w:val="00C26AEB"/>
    <w:rsid w:val="00C27282"/>
    <w:rsid w:val="00C27442"/>
    <w:rsid w:val="00C2772D"/>
    <w:rsid w:val="00C31999"/>
    <w:rsid w:val="00C31D6D"/>
    <w:rsid w:val="00C3213B"/>
    <w:rsid w:val="00C32D74"/>
    <w:rsid w:val="00C337D2"/>
    <w:rsid w:val="00C3436C"/>
    <w:rsid w:val="00C34ACA"/>
    <w:rsid w:val="00C3585C"/>
    <w:rsid w:val="00C35BB7"/>
    <w:rsid w:val="00C35E66"/>
    <w:rsid w:val="00C405E1"/>
    <w:rsid w:val="00C4104D"/>
    <w:rsid w:val="00C41115"/>
    <w:rsid w:val="00C41339"/>
    <w:rsid w:val="00C41371"/>
    <w:rsid w:val="00C4172E"/>
    <w:rsid w:val="00C41CEE"/>
    <w:rsid w:val="00C43BD1"/>
    <w:rsid w:val="00C447CC"/>
    <w:rsid w:val="00C45002"/>
    <w:rsid w:val="00C450A3"/>
    <w:rsid w:val="00C452FD"/>
    <w:rsid w:val="00C453C1"/>
    <w:rsid w:val="00C455D2"/>
    <w:rsid w:val="00C45753"/>
    <w:rsid w:val="00C45BF9"/>
    <w:rsid w:val="00C46616"/>
    <w:rsid w:val="00C473F8"/>
    <w:rsid w:val="00C47EEA"/>
    <w:rsid w:val="00C503CF"/>
    <w:rsid w:val="00C518CF"/>
    <w:rsid w:val="00C52A18"/>
    <w:rsid w:val="00C52F78"/>
    <w:rsid w:val="00C5377B"/>
    <w:rsid w:val="00C542EB"/>
    <w:rsid w:val="00C56C6D"/>
    <w:rsid w:val="00C5760D"/>
    <w:rsid w:val="00C57C24"/>
    <w:rsid w:val="00C607CB"/>
    <w:rsid w:val="00C62577"/>
    <w:rsid w:val="00C63DC7"/>
    <w:rsid w:val="00C64654"/>
    <w:rsid w:val="00C64A16"/>
    <w:rsid w:val="00C64CC2"/>
    <w:rsid w:val="00C650DC"/>
    <w:rsid w:val="00C66756"/>
    <w:rsid w:val="00C66774"/>
    <w:rsid w:val="00C67175"/>
    <w:rsid w:val="00C678EC"/>
    <w:rsid w:val="00C67AAF"/>
    <w:rsid w:val="00C70780"/>
    <w:rsid w:val="00C72704"/>
    <w:rsid w:val="00C72825"/>
    <w:rsid w:val="00C72D40"/>
    <w:rsid w:val="00C72FE5"/>
    <w:rsid w:val="00C7387C"/>
    <w:rsid w:val="00C74CCF"/>
    <w:rsid w:val="00C823BD"/>
    <w:rsid w:val="00C83446"/>
    <w:rsid w:val="00C834E9"/>
    <w:rsid w:val="00C837D3"/>
    <w:rsid w:val="00C83854"/>
    <w:rsid w:val="00C8439D"/>
    <w:rsid w:val="00C845EC"/>
    <w:rsid w:val="00C85F28"/>
    <w:rsid w:val="00C86130"/>
    <w:rsid w:val="00C87085"/>
    <w:rsid w:val="00C872DB"/>
    <w:rsid w:val="00C875F2"/>
    <w:rsid w:val="00C87CF5"/>
    <w:rsid w:val="00C91781"/>
    <w:rsid w:val="00C919A2"/>
    <w:rsid w:val="00C91B15"/>
    <w:rsid w:val="00C91D69"/>
    <w:rsid w:val="00C9231A"/>
    <w:rsid w:val="00C92EE8"/>
    <w:rsid w:val="00C930B9"/>
    <w:rsid w:val="00C932DD"/>
    <w:rsid w:val="00C93F70"/>
    <w:rsid w:val="00C952AA"/>
    <w:rsid w:val="00C9653A"/>
    <w:rsid w:val="00CA06F9"/>
    <w:rsid w:val="00CA09C2"/>
    <w:rsid w:val="00CA0A4D"/>
    <w:rsid w:val="00CA0EDF"/>
    <w:rsid w:val="00CA141D"/>
    <w:rsid w:val="00CA27AC"/>
    <w:rsid w:val="00CA2DC4"/>
    <w:rsid w:val="00CA2F43"/>
    <w:rsid w:val="00CA3F53"/>
    <w:rsid w:val="00CA43FD"/>
    <w:rsid w:val="00CA47E2"/>
    <w:rsid w:val="00CA4A87"/>
    <w:rsid w:val="00CA5807"/>
    <w:rsid w:val="00CA5FAF"/>
    <w:rsid w:val="00CA61FD"/>
    <w:rsid w:val="00CA6932"/>
    <w:rsid w:val="00CA695F"/>
    <w:rsid w:val="00CA71A0"/>
    <w:rsid w:val="00CA7876"/>
    <w:rsid w:val="00CB1124"/>
    <w:rsid w:val="00CB1AF9"/>
    <w:rsid w:val="00CB28A9"/>
    <w:rsid w:val="00CB2A95"/>
    <w:rsid w:val="00CB3279"/>
    <w:rsid w:val="00CB3ED2"/>
    <w:rsid w:val="00CB3F2B"/>
    <w:rsid w:val="00CB40ED"/>
    <w:rsid w:val="00CB4164"/>
    <w:rsid w:val="00CB4275"/>
    <w:rsid w:val="00CB6470"/>
    <w:rsid w:val="00CB6A89"/>
    <w:rsid w:val="00CB6E34"/>
    <w:rsid w:val="00CB70AF"/>
    <w:rsid w:val="00CB73A2"/>
    <w:rsid w:val="00CB7F78"/>
    <w:rsid w:val="00CC08CD"/>
    <w:rsid w:val="00CC0ACC"/>
    <w:rsid w:val="00CC0AD4"/>
    <w:rsid w:val="00CC0AF3"/>
    <w:rsid w:val="00CC0F0D"/>
    <w:rsid w:val="00CC11A3"/>
    <w:rsid w:val="00CC28BC"/>
    <w:rsid w:val="00CC28E4"/>
    <w:rsid w:val="00CC2ABB"/>
    <w:rsid w:val="00CC35BD"/>
    <w:rsid w:val="00CC3862"/>
    <w:rsid w:val="00CC3D4E"/>
    <w:rsid w:val="00CC419C"/>
    <w:rsid w:val="00CC4958"/>
    <w:rsid w:val="00CC4B20"/>
    <w:rsid w:val="00CC71CC"/>
    <w:rsid w:val="00CC721F"/>
    <w:rsid w:val="00CD01EE"/>
    <w:rsid w:val="00CD07FC"/>
    <w:rsid w:val="00CD0871"/>
    <w:rsid w:val="00CD0C83"/>
    <w:rsid w:val="00CD14C6"/>
    <w:rsid w:val="00CD1886"/>
    <w:rsid w:val="00CD19F6"/>
    <w:rsid w:val="00CD3932"/>
    <w:rsid w:val="00CD4E86"/>
    <w:rsid w:val="00CD4E92"/>
    <w:rsid w:val="00CD5205"/>
    <w:rsid w:val="00CD5B0B"/>
    <w:rsid w:val="00CD63A8"/>
    <w:rsid w:val="00CD68D5"/>
    <w:rsid w:val="00CD6D37"/>
    <w:rsid w:val="00CD6E08"/>
    <w:rsid w:val="00CD79AE"/>
    <w:rsid w:val="00CE0487"/>
    <w:rsid w:val="00CE05B0"/>
    <w:rsid w:val="00CE08EE"/>
    <w:rsid w:val="00CE1057"/>
    <w:rsid w:val="00CE1707"/>
    <w:rsid w:val="00CE1755"/>
    <w:rsid w:val="00CE185C"/>
    <w:rsid w:val="00CE2093"/>
    <w:rsid w:val="00CE2407"/>
    <w:rsid w:val="00CE3FCD"/>
    <w:rsid w:val="00CE547E"/>
    <w:rsid w:val="00CE572A"/>
    <w:rsid w:val="00CE61C4"/>
    <w:rsid w:val="00CE62E6"/>
    <w:rsid w:val="00CE6334"/>
    <w:rsid w:val="00CE68B8"/>
    <w:rsid w:val="00CE7225"/>
    <w:rsid w:val="00CF01B5"/>
    <w:rsid w:val="00CF0C8F"/>
    <w:rsid w:val="00CF0DF8"/>
    <w:rsid w:val="00CF0FF1"/>
    <w:rsid w:val="00CF1D7B"/>
    <w:rsid w:val="00CF2330"/>
    <w:rsid w:val="00CF252C"/>
    <w:rsid w:val="00CF33A7"/>
    <w:rsid w:val="00CF36FF"/>
    <w:rsid w:val="00CF3D19"/>
    <w:rsid w:val="00CF430E"/>
    <w:rsid w:val="00CF5219"/>
    <w:rsid w:val="00CF5865"/>
    <w:rsid w:val="00CF5A77"/>
    <w:rsid w:val="00CF64BD"/>
    <w:rsid w:val="00CF6727"/>
    <w:rsid w:val="00CF67F3"/>
    <w:rsid w:val="00CF7D98"/>
    <w:rsid w:val="00CF7E50"/>
    <w:rsid w:val="00D00285"/>
    <w:rsid w:val="00D00387"/>
    <w:rsid w:val="00D0083E"/>
    <w:rsid w:val="00D00C9A"/>
    <w:rsid w:val="00D01213"/>
    <w:rsid w:val="00D012D6"/>
    <w:rsid w:val="00D014C7"/>
    <w:rsid w:val="00D0150A"/>
    <w:rsid w:val="00D01970"/>
    <w:rsid w:val="00D029AB"/>
    <w:rsid w:val="00D02C84"/>
    <w:rsid w:val="00D0393D"/>
    <w:rsid w:val="00D03B40"/>
    <w:rsid w:val="00D04B22"/>
    <w:rsid w:val="00D04D9A"/>
    <w:rsid w:val="00D050CC"/>
    <w:rsid w:val="00D05938"/>
    <w:rsid w:val="00D0593D"/>
    <w:rsid w:val="00D05AD3"/>
    <w:rsid w:val="00D05D26"/>
    <w:rsid w:val="00D0640C"/>
    <w:rsid w:val="00D06F15"/>
    <w:rsid w:val="00D07280"/>
    <w:rsid w:val="00D10498"/>
    <w:rsid w:val="00D104FC"/>
    <w:rsid w:val="00D1135F"/>
    <w:rsid w:val="00D113E6"/>
    <w:rsid w:val="00D1298B"/>
    <w:rsid w:val="00D12F81"/>
    <w:rsid w:val="00D13C86"/>
    <w:rsid w:val="00D13FAA"/>
    <w:rsid w:val="00D14252"/>
    <w:rsid w:val="00D156C9"/>
    <w:rsid w:val="00D1570A"/>
    <w:rsid w:val="00D16054"/>
    <w:rsid w:val="00D1640C"/>
    <w:rsid w:val="00D175A4"/>
    <w:rsid w:val="00D17E0F"/>
    <w:rsid w:val="00D20822"/>
    <w:rsid w:val="00D2097E"/>
    <w:rsid w:val="00D20B98"/>
    <w:rsid w:val="00D20CE8"/>
    <w:rsid w:val="00D20E4E"/>
    <w:rsid w:val="00D21F68"/>
    <w:rsid w:val="00D223CA"/>
    <w:rsid w:val="00D223E1"/>
    <w:rsid w:val="00D2491A"/>
    <w:rsid w:val="00D254F1"/>
    <w:rsid w:val="00D25C87"/>
    <w:rsid w:val="00D260D0"/>
    <w:rsid w:val="00D261B7"/>
    <w:rsid w:val="00D26AA1"/>
    <w:rsid w:val="00D27796"/>
    <w:rsid w:val="00D27A48"/>
    <w:rsid w:val="00D27EA2"/>
    <w:rsid w:val="00D27ED6"/>
    <w:rsid w:val="00D300AB"/>
    <w:rsid w:val="00D30927"/>
    <w:rsid w:val="00D30B71"/>
    <w:rsid w:val="00D3136C"/>
    <w:rsid w:val="00D313E7"/>
    <w:rsid w:val="00D31598"/>
    <w:rsid w:val="00D3244F"/>
    <w:rsid w:val="00D32543"/>
    <w:rsid w:val="00D32F21"/>
    <w:rsid w:val="00D33D03"/>
    <w:rsid w:val="00D34E7A"/>
    <w:rsid w:val="00D35705"/>
    <w:rsid w:val="00D35B1B"/>
    <w:rsid w:val="00D35B75"/>
    <w:rsid w:val="00D36DD0"/>
    <w:rsid w:val="00D36E34"/>
    <w:rsid w:val="00D40999"/>
    <w:rsid w:val="00D41DBB"/>
    <w:rsid w:val="00D423CA"/>
    <w:rsid w:val="00D42441"/>
    <w:rsid w:val="00D4328A"/>
    <w:rsid w:val="00D440D0"/>
    <w:rsid w:val="00D441D6"/>
    <w:rsid w:val="00D447EE"/>
    <w:rsid w:val="00D44E0B"/>
    <w:rsid w:val="00D4576C"/>
    <w:rsid w:val="00D45F83"/>
    <w:rsid w:val="00D46072"/>
    <w:rsid w:val="00D47C1A"/>
    <w:rsid w:val="00D47F2E"/>
    <w:rsid w:val="00D504A6"/>
    <w:rsid w:val="00D504B8"/>
    <w:rsid w:val="00D515F8"/>
    <w:rsid w:val="00D5289E"/>
    <w:rsid w:val="00D53377"/>
    <w:rsid w:val="00D548B0"/>
    <w:rsid w:val="00D5491A"/>
    <w:rsid w:val="00D54AF4"/>
    <w:rsid w:val="00D55347"/>
    <w:rsid w:val="00D555C2"/>
    <w:rsid w:val="00D559AC"/>
    <w:rsid w:val="00D56AB1"/>
    <w:rsid w:val="00D56DAC"/>
    <w:rsid w:val="00D573D8"/>
    <w:rsid w:val="00D57540"/>
    <w:rsid w:val="00D57B8D"/>
    <w:rsid w:val="00D57E39"/>
    <w:rsid w:val="00D61E41"/>
    <w:rsid w:val="00D62DEB"/>
    <w:rsid w:val="00D63209"/>
    <w:rsid w:val="00D63CCC"/>
    <w:rsid w:val="00D63F93"/>
    <w:rsid w:val="00D64205"/>
    <w:rsid w:val="00D64A05"/>
    <w:rsid w:val="00D64A34"/>
    <w:rsid w:val="00D65743"/>
    <w:rsid w:val="00D65BE2"/>
    <w:rsid w:val="00D65E90"/>
    <w:rsid w:val="00D66214"/>
    <w:rsid w:val="00D6640E"/>
    <w:rsid w:val="00D665BE"/>
    <w:rsid w:val="00D6697B"/>
    <w:rsid w:val="00D66DF6"/>
    <w:rsid w:val="00D671AE"/>
    <w:rsid w:val="00D67680"/>
    <w:rsid w:val="00D67A6C"/>
    <w:rsid w:val="00D67F5A"/>
    <w:rsid w:val="00D701B5"/>
    <w:rsid w:val="00D7285E"/>
    <w:rsid w:val="00D73362"/>
    <w:rsid w:val="00D736D6"/>
    <w:rsid w:val="00D74451"/>
    <w:rsid w:val="00D74B07"/>
    <w:rsid w:val="00D7503A"/>
    <w:rsid w:val="00D757F2"/>
    <w:rsid w:val="00D75C07"/>
    <w:rsid w:val="00D75C1F"/>
    <w:rsid w:val="00D7684F"/>
    <w:rsid w:val="00D76E9C"/>
    <w:rsid w:val="00D812AB"/>
    <w:rsid w:val="00D81E68"/>
    <w:rsid w:val="00D820B9"/>
    <w:rsid w:val="00D82678"/>
    <w:rsid w:val="00D83BC7"/>
    <w:rsid w:val="00D841D1"/>
    <w:rsid w:val="00D862EE"/>
    <w:rsid w:val="00D8646F"/>
    <w:rsid w:val="00D86703"/>
    <w:rsid w:val="00D87350"/>
    <w:rsid w:val="00D874D9"/>
    <w:rsid w:val="00D87526"/>
    <w:rsid w:val="00D87E9B"/>
    <w:rsid w:val="00D87F1C"/>
    <w:rsid w:val="00D87F5A"/>
    <w:rsid w:val="00D90334"/>
    <w:rsid w:val="00D9042B"/>
    <w:rsid w:val="00D910F8"/>
    <w:rsid w:val="00D91930"/>
    <w:rsid w:val="00D9232E"/>
    <w:rsid w:val="00D9235D"/>
    <w:rsid w:val="00D94CA8"/>
    <w:rsid w:val="00D94D86"/>
    <w:rsid w:val="00D94DBE"/>
    <w:rsid w:val="00D950D6"/>
    <w:rsid w:val="00D95AF7"/>
    <w:rsid w:val="00D95D87"/>
    <w:rsid w:val="00D95F5A"/>
    <w:rsid w:val="00D966A5"/>
    <w:rsid w:val="00D97631"/>
    <w:rsid w:val="00D97681"/>
    <w:rsid w:val="00D978C0"/>
    <w:rsid w:val="00D97AD6"/>
    <w:rsid w:val="00DA2956"/>
    <w:rsid w:val="00DA2E98"/>
    <w:rsid w:val="00DA44EB"/>
    <w:rsid w:val="00DA45CE"/>
    <w:rsid w:val="00DA55A0"/>
    <w:rsid w:val="00DA5C6A"/>
    <w:rsid w:val="00DA5DCB"/>
    <w:rsid w:val="00DA6645"/>
    <w:rsid w:val="00DA7788"/>
    <w:rsid w:val="00DB02DC"/>
    <w:rsid w:val="00DB0390"/>
    <w:rsid w:val="00DB03B7"/>
    <w:rsid w:val="00DB098F"/>
    <w:rsid w:val="00DB0B6C"/>
    <w:rsid w:val="00DB1756"/>
    <w:rsid w:val="00DB18D2"/>
    <w:rsid w:val="00DB2573"/>
    <w:rsid w:val="00DB2A37"/>
    <w:rsid w:val="00DB2BA4"/>
    <w:rsid w:val="00DB2C38"/>
    <w:rsid w:val="00DB328C"/>
    <w:rsid w:val="00DB4EAB"/>
    <w:rsid w:val="00DB51B4"/>
    <w:rsid w:val="00DB5A2F"/>
    <w:rsid w:val="00DB5AE1"/>
    <w:rsid w:val="00DB611E"/>
    <w:rsid w:val="00DB61F8"/>
    <w:rsid w:val="00DB6FEB"/>
    <w:rsid w:val="00DB7334"/>
    <w:rsid w:val="00DB7BB6"/>
    <w:rsid w:val="00DB7FDB"/>
    <w:rsid w:val="00DC1458"/>
    <w:rsid w:val="00DC1698"/>
    <w:rsid w:val="00DC2762"/>
    <w:rsid w:val="00DC27E6"/>
    <w:rsid w:val="00DC2E06"/>
    <w:rsid w:val="00DC3B7A"/>
    <w:rsid w:val="00DC3C3F"/>
    <w:rsid w:val="00DC48DE"/>
    <w:rsid w:val="00DC5319"/>
    <w:rsid w:val="00DC6652"/>
    <w:rsid w:val="00DC68F8"/>
    <w:rsid w:val="00DC6B4E"/>
    <w:rsid w:val="00DC7995"/>
    <w:rsid w:val="00DD0157"/>
    <w:rsid w:val="00DD04DD"/>
    <w:rsid w:val="00DD062E"/>
    <w:rsid w:val="00DD0F1D"/>
    <w:rsid w:val="00DD1106"/>
    <w:rsid w:val="00DD2EEF"/>
    <w:rsid w:val="00DD33ED"/>
    <w:rsid w:val="00DD3931"/>
    <w:rsid w:val="00DD39A0"/>
    <w:rsid w:val="00DD3D7C"/>
    <w:rsid w:val="00DD3DEB"/>
    <w:rsid w:val="00DD3F05"/>
    <w:rsid w:val="00DD3F5A"/>
    <w:rsid w:val="00DD41C6"/>
    <w:rsid w:val="00DD44A1"/>
    <w:rsid w:val="00DD4904"/>
    <w:rsid w:val="00DD4A38"/>
    <w:rsid w:val="00DD5274"/>
    <w:rsid w:val="00DD5570"/>
    <w:rsid w:val="00DD5E66"/>
    <w:rsid w:val="00DD6CAB"/>
    <w:rsid w:val="00DD71C2"/>
    <w:rsid w:val="00DD7781"/>
    <w:rsid w:val="00DD7FE4"/>
    <w:rsid w:val="00DE00E9"/>
    <w:rsid w:val="00DE0D87"/>
    <w:rsid w:val="00DE1252"/>
    <w:rsid w:val="00DE15C7"/>
    <w:rsid w:val="00DE1B65"/>
    <w:rsid w:val="00DE301F"/>
    <w:rsid w:val="00DE329B"/>
    <w:rsid w:val="00DE3C89"/>
    <w:rsid w:val="00DE46E9"/>
    <w:rsid w:val="00DE49EB"/>
    <w:rsid w:val="00DE4E2D"/>
    <w:rsid w:val="00DE5312"/>
    <w:rsid w:val="00DE5CFD"/>
    <w:rsid w:val="00DE66F1"/>
    <w:rsid w:val="00DE71D1"/>
    <w:rsid w:val="00DE74AD"/>
    <w:rsid w:val="00DF073D"/>
    <w:rsid w:val="00DF18F1"/>
    <w:rsid w:val="00DF1D2F"/>
    <w:rsid w:val="00DF1F87"/>
    <w:rsid w:val="00DF219D"/>
    <w:rsid w:val="00DF3F65"/>
    <w:rsid w:val="00DF4098"/>
    <w:rsid w:val="00DF4196"/>
    <w:rsid w:val="00DF4679"/>
    <w:rsid w:val="00DF4C2D"/>
    <w:rsid w:val="00DF5236"/>
    <w:rsid w:val="00DF67A3"/>
    <w:rsid w:val="00DF6B6B"/>
    <w:rsid w:val="00DF6E04"/>
    <w:rsid w:val="00E00444"/>
    <w:rsid w:val="00E00763"/>
    <w:rsid w:val="00E00A56"/>
    <w:rsid w:val="00E01695"/>
    <w:rsid w:val="00E01756"/>
    <w:rsid w:val="00E021E2"/>
    <w:rsid w:val="00E025AC"/>
    <w:rsid w:val="00E03000"/>
    <w:rsid w:val="00E035FA"/>
    <w:rsid w:val="00E04C9C"/>
    <w:rsid w:val="00E04F35"/>
    <w:rsid w:val="00E057F7"/>
    <w:rsid w:val="00E05D78"/>
    <w:rsid w:val="00E063C8"/>
    <w:rsid w:val="00E0640E"/>
    <w:rsid w:val="00E0743F"/>
    <w:rsid w:val="00E10042"/>
    <w:rsid w:val="00E100D5"/>
    <w:rsid w:val="00E10C5C"/>
    <w:rsid w:val="00E1148A"/>
    <w:rsid w:val="00E114C6"/>
    <w:rsid w:val="00E11645"/>
    <w:rsid w:val="00E11BC2"/>
    <w:rsid w:val="00E11CE0"/>
    <w:rsid w:val="00E11CFE"/>
    <w:rsid w:val="00E121BC"/>
    <w:rsid w:val="00E121DD"/>
    <w:rsid w:val="00E12A78"/>
    <w:rsid w:val="00E13BE3"/>
    <w:rsid w:val="00E143BC"/>
    <w:rsid w:val="00E162D0"/>
    <w:rsid w:val="00E162E4"/>
    <w:rsid w:val="00E17003"/>
    <w:rsid w:val="00E17050"/>
    <w:rsid w:val="00E17D3D"/>
    <w:rsid w:val="00E200C5"/>
    <w:rsid w:val="00E20CF5"/>
    <w:rsid w:val="00E21734"/>
    <w:rsid w:val="00E21D5D"/>
    <w:rsid w:val="00E21FF8"/>
    <w:rsid w:val="00E229B8"/>
    <w:rsid w:val="00E22A5E"/>
    <w:rsid w:val="00E23BC1"/>
    <w:rsid w:val="00E23EC9"/>
    <w:rsid w:val="00E2410F"/>
    <w:rsid w:val="00E241B3"/>
    <w:rsid w:val="00E245E1"/>
    <w:rsid w:val="00E2483F"/>
    <w:rsid w:val="00E24AD1"/>
    <w:rsid w:val="00E25A74"/>
    <w:rsid w:val="00E2625A"/>
    <w:rsid w:val="00E2734F"/>
    <w:rsid w:val="00E27637"/>
    <w:rsid w:val="00E27A95"/>
    <w:rsid w:val="00E27C40"/>
    <w:rsid w:val="00E30436"/>
    <w:rsid w:val="00E30ED7"/>
    <w:rsid w:val="00E3136D"/>
    <w:rsid w:val="00E33E7F"/>
    <w:rsid w:val="00E34AFF"/>
    <w:rsid w:val="00E34D89"/>
    <w:rsid w:val="00E34FDE"/>
    <w:rsid w:val="00E352FF"/>
    <w:rsid w:val="00E35ACD"/>
    <w:rsid w:val="00E36306"/>
    <w:rsid w:val="00E36CF8"/>
    <w:rsid w:val="00E3714E"/>
    <w:rsid w:val="00E3757A"/>
    <w:rsid w:val="00E403DF"/>
    <w:rsid w:val="00E41B8C"/>
    <w:rsid w:val="00E43CB3"/>
    <w:rsid w:val="00E45019"/>
    <w:rsid w:val="00E459A1"/>
    <w:rsid w:val="00E465AB"/>
    <w:rsid w:val="00E47484"/>
    <w:rsid w:val="00E47626"/>
    <w:rsid w:val="00E47EEB"/>
    <w:rsid w:val="00E50150"/>
    <w:rsid w:val="00E50BE2"/>
    <w:rsid w:val="00E51138"/>
    <w:rsid w:val="00E51BB9"/>
    <w:rsid w:val="00E51DED"/>
    <w:rsid w:val="00E52D4E"/>
    <w:rsid w:val="00E53171"/>
    <w:rsid w:val="00E53808"/>
    <w:rsid w:val="00E53AE7"/>
    <w:rsid w:val="00E54B1E"/>
    <w:rsid w:val="00E55638"/>
    <w:rsid w:val="00E5604C"/>
    <w:rsid w:val="00E56368"/>
    <w:rsid w:val="00E56A3E"/>
    <w:rsid w:val="00E56C2E"/>
    <w:rsid w:val="00E5787B"/>
    <w:rsid w:val="00E57D13"/>
    <w:rsid w:val="00E6026B"/>
    <w:rsid w:val="00E618D5"/>
    <w:rsid w:val="00E61B19"/>
    <w:rsid w:val="00E61DAD"/>
    <w:rsid w:val="00E625C4"/>
    <w:rsid w:val="00E63240"/>
    <w:rsid w:val="00E63467"/>
    <w:rsid w:val="00E63838"/>
    <w:rsid w:val="00E63CEF"/>
    <w:rsid w:val="00E64851"/>
    <w:rsid w:val="00E651D1"/>
    <w:rsid w:val="00E655DD"/>
    <w:rsid w:val="00E65C3B"/>
    <w:rsid w:val="00E677C1"/>
    <w:rsid w:val="00E7049A"/>
    <w:rsid w:val="00E7071D"/>
    <w:rsid w:val="00E707AE"/>
    <w:rsid w:val="00E70A6D"/>
    <w:rsid w:val="00E725D3"/>
    <w:rsid w:val="00E72995"/>
    <w:rsid w:val="00E73A04"/>
    <w:rsid w:val="00E73D76"/>
    <w:rsid w:val="00E73F72"/>
    <w:rsid w:val="00E7482C"/>
    <w:rsid w:val="00E74B5A"/>
    <w:rsid w:val="00E75108"/>
    <w:rsid w:val="00E75A24"/>
    <w:rsid w:val="00E77E3E"/>
    <w:rsid w:val="00E803F9"/>
    <w:rsid w:val="00E80A4D"/>
    <w:rsid w:val="00E81377"/>
    <w:rsid w:val="00E81D93"/>
    <w:rsid w:val="00E81DC9"/>
    <w:rsid w:val="00E81F6F"/>
    <w:rsid w:val="00E82B12"/>
    <w:rsid w:val="00E82F1D"/>
    <w:rsid w:val="00E83582"/>
    <w:rsid w:val="00E83844"/>
    <w:rsid w:val="00E83C14"/>
    <w:rsid w:val="00E8440B"/>
    <w:rsid w:val="00E84BA4"/>
    <w:rsid w:val="00E85497"/>
    <w:rsid w:val="00E85579"/>
    <w:rsid w:val="00E855EE"/>
    <w:rsid w:val="00E85AC4"/>
    <w:rsid w:val="00E85FD0"/>
    <w:rsid w:val="00E865E7"/>
    <w:rsid w:val="00E86F37"/>
    <w:rsid w:val="00E87324"/>
    <w:rsid w:val="00E87B92"/>
    <w:rsid w:val="00E90F91"/>
    <w:rsid w:val="00E91EDE"/>
    <w:rsid w:val="00E921C9"/>
    <w:rsid w:val="00E92D59"/>
    <w:rsid w:val="00E9309F"/>
    <w:rsid w:val="00E93368"/>
    <w:rsid w:val="00E938F8"/>
    <w:rsid w:val="00E939DC"/>
    <w:rsid w:val="00E93A0D"/>
    <w:rsid w:val="00E93D7F"/>
    <w:rsid w:val="00E946CC"/>
    <w:rsid w:val="00E94F38"/>
    <w:rsid w:val="00E95853"/>
    <w:rsid w:val="00E96A57"/>
    <w:rsid w:val="00EA070E"/>
    <w:rsid w:val="00EA0B8F"/>
    <w:rsid w:val="00EA0BC4"/>
    <w:rsid w:val="00EA178B"/>
    <w:rsid w:val="00EA1D6D"/>
    <w:rsid w:val="00EA1F4B"/>
    <w:rsid w:val="00EA1FDF"/>
    <w:rsid w:val="00EA2148"/>
    <w:rsid w:val="00EA34F0"/>
    <w:rsid w:val="00EA3679"/>
    <w:rsid w:val="00EA4F00"/>
    <w:rsid w:val="00EA5297"/>
    <w:rsid w:val="00EA5383"/>
    <w:rsid w:val="00EA5894"/>
    <w:rsid w:val="00EA628D"/>
    <w:rsid w:val="00EB0217"/>
    <w:rsid w:val="00EB021A"/>
    <w:rsid w:val="00EB021C"/>
    <w:rsid w:val="00EB0E99"/>
    <w:rsid w:val="00EB16E0"/>
    <w:rsid w:val="00EB2E5E"/>
    <w:rsid w:val="00EB3F9A"/>
    <w:rsid w:val="00EB43B2"/>
    <w:rsid w:val="00EB4832"/>
    <w:rsid w:val="00EB4BE8"/>
    <w:rsid w:val="00EB4CB3"/>
    <w:rsid w:val="00EB54EB"/>
    <w:rsid w:val="00EB55CF"/>
    <w:rsid w:val="00EB5662"/>
    <w:rsid w:val="00EB6602"/>
    <w:rsid w:val="00EB6760"/>
    <w:rsid w:val="00EB6929"/>
    <w:rsid w:val="00EB6A85"/>
    <w:rsid w:val="00EB6DEA"/>
    <w:rsid w:val="00EC181D"/>
    <w:rsid w:val="00EC1E52"/>
    <w:rsid w:val="00EC21A4"/>
    <w:rsid w:val="00EC28BE"/>
    <w:rsid w:val="00EC28C3"/>
    <w:rsid w:val="00EC2C6F"/>
    <w:rsid w:val="00EC2FD2"/>
    <w:rsid w:val="00EC3672"/>
    <w:rsid w:val="00EC3693"/>
    <w:rsid w:val="00EC3A27"/>
    <w:rsid w:val="00EC4512"/>
    <w:rsid w:val="00EC47AE"/>
    <w:rsid w:val="00EC47B8"/>
    <w:rsid w:val="00EC4871"/>
    <w:rsid w:val="00EC4ABC"/>
    <w:rsid w:val="00EC53CA"/>
    <w:rsid w:val="00EC5EA4"/>
    <w:rsid w:val="00EC6025"/>
    <w:rsid w:val="00EC621F"/>
    <w:rsid w:val="00EC75F9"/>
    <w:rsid w:val="00EC7D1F"/>
    <w:rsid w:val="00ED0344"/>
    <w:rsid w:val="00ED078E"/>
    <w:rsid w:val="00ED0BBC"/>
    <w:rsid w:val="00ED157F"/>
    <w:rsid w:val="00ED15CE"/>
    <w:rsid w:val="00ED1E6D"/>
    <w:rsid w:val="00ED1FF6"/>
    <w:rsid w:val="00ED2341"/>
    <w:rsid w:val="00ED2361"/>
    <w:rsid w:val="00ED3043"/>
    <w:rsid w:val="00ED3433"/>
    <w:rsid w:val="00ED3C28"/>
    <w:rsid w:val="00ED41E7"/>
    <w:rsid w:val="00ED4475"/>
    <w:rsid w:val="00ED45C2"/>
    <w:rsid w:val="00ED5257"/>
    <w:rsid w:val="00ED6BEA"/>
    <w:rsid w:val="00ED6C4F"/>
    <w:rsid w:val="00ED7D94"/>
    <w:rsid w:val="00EE015F"/>
    <w:rsid w:val="00EE1AC3"/>
    <w:rsid w:val="00EE2179"/>
    <w:rsid w:val="00EE27FA"/>
    <w:rsid w:val="00EE2FB6"/>
    <w:rsid w:val="00EE4362"/>
    <w:rsid w:val="00EE4B92"/>
    <w:rsid w:val="00EE5CB4"/>
    <w:rsid w:val="00EE5D4C"/>
    <w:rsid w:val="00EE5FCD"/>
    <w:rsid w:val="00EE647B"/>
    <w:rsid w:val="00EE6EC5"/>
    <w:rsid w:val="00EE72AC"/>
    <w:rsid w:val="00EE7855"/>
    <w:rsid w:val="00EF03A1"/>
    <w:rsid w:val="00EF067A"/>
    <w:rsid w:val="00EF06C4"/>
    <w:rsid w:val="00EF09B4"/>
    <w:rsid w:val="00EF0F84"/>
    <w:rsid w:val="00EF1649"/>
    <w:rsid w:val="00EF187A"/>
    <w:rsid w:val="00EF2D0F"/>
    <w:rsid w:val="00EF2D12"/>
    <w:rsid w:val="00EF39BB"/>
    <w:rsid w:val="00EF3D4E"/>
    <w:rsid w:val="00EF414F"/>
    <w:rsid w:val="00EF4CA1"/>
    <w:rsid w:val="00EF4E46"/>
    <w:rsid w:val="00EF54C3"/>
    <w:rsid w:val="00EF5531"/>
    <w:rsid w:val="00EF55EA"/>
    <w:rsid w:val="00EF6567"/>
    <w:rsid w:val="00EF6BB5"/>
    <w:rsid w:val="00F00F64"/>
    <w:rsid w:val="00F01334"/>
    <w:rsid w:val="00F01896"/>
    <w:rsid w:val="00F018E8"/>
    <w:rsid w:val="00F01D4E"/>
    <w:rsid w:val="00F0204F"/>
    <w:rsid w:val="00F028A4"/>
    <w:rsid w:val="00F042DF"/>
    <w:rsid w:val="00F0431F"/>
    <w:rsid w:val="00F04541"/>
    <w:rsid w:val="00F04A74"/>
    <w:rsid w:val="00F04F4D"/>
    <w:rsid w:val="00F06199"/>
    <w:rsid w:val="00F06F67"/>
    <w:rsid w:val="00F076F2"/>
    <w:rsid w:val="00F10B5D"/>
    <w:rsid w:val="00F11B33"/>
    <w:rsid w:val="00F12167"/>
    <w:rsid w:val="00F12DE2"/>
    <w:rsid w:val="00F13176"/>
    <w:rsid w:val="00F13366"/>
    <w:rsid w:val="00F13686"/>
    <w:rsid w:val="00F13905"/>
    <w:rsid w:val="00F141ED"/>
    <w:rsid w:val="00F143D2"/>
    <w:rsid w:val="00F14C60"/>
    <w:rsid w:val="00F14DAF"/>
    <w:rsid w:val="00F15053"/>
    <w:rsid w:val="00F152E9"/>
    <w:rsid w:val="00F15F31"/>
    <w:rsid w:val="00F16973"/>
    <w:rsid w:val="00F16FC3"/>
    <w:rsid w:val="00F17471"/>
    <w:rsid w:val="00F17760"/>
    <w:rsid w:val="00F205F6"/>
    <w:rsid w:val="00F20A96"/>
    <w:rsid w:val="00F21A8F"/>
    <w:rsid w:val="00F24765"/>
    <w:rsid w:val="00F24E53"/>
    <w:rsid w:val="00F25700"/>
    <w:rsid w:val="00F25EFF"/>
    <w:rsid w:val="00F266E5"/>
    <w:rsid w:val="00F27A70"/>
    <w:rsid w:val="00F27A7B"/>
    <w:rsid w:val="00F27B7E"/>
    <w:rsid w:val="00F27F03"/>
    <w:rsid w:val="00F30C67"/>
    <w:rsid w:val="00F30E80"/>
    <w:rsid w:val="00F30FF9"/>
    <w:rsid w:val="00F32EFA"/>
    <w:rsid w:val="00F32F55"/>
    <w:rsid w:val="00F3386B"/>
    <w:rsid w:val="00F3428D"/>
    <w:rsid w:val="00F34442"/>
    <w:rsid w:val="00F3474E"/>
    <w:rsid w:val="00F357D6"/>
    <w:rsid w:val="00F36199"/>
    <w:rsid w:val="00F3633A"/>
    <w:rsid w:val="00F367B3"/>
    <w:rsid w:val="00F36CC8"/>
    <w:rsid w:val="00F36D83"/>
    <w:rsid w:val="00F37567"/>
    <w:rsid w:val="00F4044B"/>
    <w:rsid w:val="00F409FF"/>
    <w:rsid w:val="00F4176E"/>
    <w:rsid w:val="00F4177D"/>
    <w:rsid w:val="00F418B2"/>
    <w:rsid w:val="00F4300D"/>
    <w:rsid w:val="00F435DE"/>
    <w:rsid w:val="00F45188"/>
    <w:rsid w:val="00F451DA"/>
    <w:rsid w:val="00F4538D"/>
    <w:rsid w:val="00F4630A"/>
    <w:rsid w:val="00F46632"/>
    <w:rsid w:val="00F46BC9"/>
    <w:rsid w:val="00F47CFD"/>
    <w:rsid w:val="00F52086"/>
    <w:rsid w:val="00F523B0"/>
    <w:rsid w:val="00F52F7A"/>
    <w:rsid w:val="00F53A66"/>
    <w:rsid w:val="00F54645"/>
    <w:rsid w:val="00F5587C"/>
    <w:rsid w:val="00F55B8D"/>
    <w:rsid w:val="00F55F41"/>
    <w:rsid w:val="00F56E11"/>
    <w:rsid w:val="00F56F73"/>
    <w:rsid w:val="00F5757E"/>
    <w:rsid w:val="00F575C3"/>
    <w:rsid w:val="00F602AF"/>
    <w:rsid w:val="00F616DA"/>
    <w:rsid w:val="00F6177D"/>
    <w:rsid w:val="00F61E8C"/>
    <w:rsid w:val="00F61EA9"/>
    <w:rsid w:val="00F621B6"/>
    <w:rsid w:val="00F6278B"/>
    <w:rsid w:val="00F630A7"/>
    <w:rsid w:val="00F63AD7"/>
    <w:rsid w:val="00F63BFE"/>
    <w:rsid w:val="00F63C51"/>
    <w:rsid w:val="00F64EEA"/>
    <w:rsid w:val="00F64F11"/>
    <w:rsid w:val="00F66733"/>
    <w:rsid w:val="00F66938"/>
    <w:rsid w:val="00F66FEA"/>
    <w:rsid w:val="00F671F5"/>
    <w:rsid w:val="00F700D5"/>
    <w:rsid w:val="00F70B59"/>
    <w:rsid w:val="00F70E6F"/>
    <w:rsid w:val="00F71AA0"/>
    <w:rsid w:val="00F72CDA"/>
    <w:rsid w:val="00F735DD"/>
    <w:rsid w:val="00F736DC"/>
    <w:rsid w:val="00F74C4E"/>
    <w:rsid w:val="00F750E2"/>
    <w:rsid w:val="00F75336"/>
    <w:rsid w:val="00F75577"/>
    <w:rsid w:val="00F75AFD"/>
    <w:rsid w:val="00F75B11"/>
    <w:rsid w:val="00F75E2A"/>
    <w:rsid w:val="00F76112"/>
    <w:rsid w:val="00F76DFF"/>
    <w:rsid w:val="00F77C53"/>
    <w:rsid w:val="00F805FA"/>
    <w:rsid w:val="00F808A2"/>
    <w:rsid w:val="00F80F45"/>
    <w:rsid w:val="00F81137"/>
    <w:rsid w:val="00F81AEF"/>
    <w:rsid w:val="00F82BC4"/>
    <w:rsid w:val="00F82F18"/>
    <w:rsid w:val="00F830FC"/>
    <w:rsid w:val="00F83817"/>
    <w:rsid w:val="00F83B45"/>
    <w:rsid w:val="00F846BC"/>
    <w:rsid w:val="00F849BD"/>
    <w:rsid w:val="00F8507E"/>
    <w:rsid w:val="00F85186"/>
    <w:rsid w:val="00F85A4F"/>
    <w:rsid w:val="00F86052"/>
    <w:rsid w:val="00F86A0D"/>
    <w:rsid w:val="00F86E59"/>
    <w:rsid w:val="00F8753D"/>
    <w:rsid w:val="00F87C7A"/>
    <w:rsid w:val="00F87D2C"/>
    <w:rsid w:val="00F87FBA"/>
    <w:rsid w:val="00F9001E"/>
    <w:rsid w:val="00F907BF"/>
    <w:rsid w:val="00F9098F"/>
    <w:rsid w:val="00F90AF7"/>
    <w:rsid w:val="00F9116D"/>
    <w:rsid w:val="00F9165D"/>
    <w:rsid w:val="00F91904"/>
    <w:rsid w:val="00F925DF"/>
    <w:rsid w:val="00F940DE"/>
    <w:rsid w:val="00F94191"/>
    <w:rsid w:val="00F94B44"/>
    <w:rsid w:val="00F957C6"/>
    <w:rsid w:val="00F959FB"/>
    <w:rsid w:val="00F95CE3"/>
    <w:rsid w:val="00F96658"/>
    <w:rsid w:val="00F96B6F"/>
    <w:rsid w:val="00F977E2"/>
    <w:rsid w:val="00FA01A0"/>
    <w:rsid w:val="00FA04EE"/>
    <w:rsid w:val="00FA05C9"/>
    <w:rsid w:val="00FA10CF"/>
    <w:rsid w:val="00FA1235"/>
    <w:rsid w:val="00FA17BA"/>
    <w:rsid w:val="00FA1D94"/>
    <w:rsid w:val="00FA317F"/>
    <w:rsid w:val="00FA33FF"/>
    <w:rsid w:val="00FA3440"/>
    <w:rsid w:val="00FA427D"/>
    <w:rsid w:val="00FA4E4B"/>
    <w:rsid w:val="00FA527F"/>
    <w:rsid w:val="00FA52F2"/>
    <w:rsid w:val="00FA674E"/>
    <w:rsid w:val="00FA74FA"/>
    <w:rsid w:val="00FA788A"/>
    <w:rsid w:val="00FB0A05"/>
    <w:rsid w:val="00FB1132"/>
    <w:rsid w:val="00FB3030"/>
    <w:rsid w:val="00FB37FB"/>
    <w:rsid w:val="00FB384B"/>
    <w:rsid w:val="00FB3978"/>
    <w:rsid w:val="00FB39E0"/>
    <w:rsid w:val="00FB44B4"/>
    <w:rsid w:val="00FB4E85"/>
    <w:rsid w:val="00FB57C0"/>
    <w:rsid w:val="00FB65B5"/>
    <w:rsid w:val="00FB7680"/>
    <w:rsid w:val="00FB77C4"/>
    <w:rsid w:val="00FC09A1"/>
    <w:rsid w:val="00FC0A81"/>
    <w:rsid w:val="00FC0F18"/>
    <w:rsid w:val="00FC1D01"/>
    <w:rsid w:val="00FC1F99"/>
    <w:rsid w:val="00FC1FEB"/>
    <w:rsid w:val="00FC2817"/>
    <w:rsid w:val="00FC300E"/>
    <w:rsid w:val="00FC35D3"/>
    <w:rsid w:val="00FC3D07"/>
    <w:rsid w:val="00FC44AB"/>
    <w:rsid w:val="00FC455B"/>
    <w:rsid w:val="00FC5459"/>
    <w:rsid w:val="00FC5870"/>
    <w:rsid w:val="00FC65A6"/>
    <w:rsid w:val="00FC697F"/>
    <w:rsid w:val="00FC6DAD"/>
    <w:rsid w:val="00FC7CD2"/>
    <w:rsid w:val="00FD059A"/>
    <w:rsid w:val="00FD1435"/>
    <w:rsid w:val="00FD17BD"/>
    <w:rsid w:val="00FD2883"/>
    <w:rsid w:val="00FD2EEF"/>
    <w:rsid w:val="00FD30DD"/>
    <w:rsid w:val="00FD3755"/>
    <w:rsid w:val="00FD3A65"/>
    <w:rsid w:val="00FD43F4"/>
    <w:rsid w:val="00FD5039"/>
    <w:rsid w:val="00FD6013"/>
    <w:rsid w:val="00FD61BE"/>
    <w:rsid w:val="00FD6347"/>
    <w:rsid w:val="00FD637E"/>
    <w:rsid w:val="00FD7A91"/>
    <w:rsid w:val="00FE027E"/>
    <w:rsid w:val="00FE09D5"/>
    <w:rsid w:val="00FE14FA"/>
    <w:rsid w:val="00FE1790"/>
    <w:rsid w:val="00FE19F2"/>
    <w:rsid w:val="00FE21D7"/>
    <w:rsid w:val="00FE220F"/>
    <w:rsid w:val="00FE2D30"/>
    <w:rsid w:val="00FE3417"/>
    <w:rsid w:val="00FE38CA"/>
    <w:rsid w:val="00FE3F03"/>
    <w:rsid w:val="00FE4A02"/>
    <w:rsid w:val="00FE553B"/>
    <w:rsid w:val="00FE5A63"/>
    <w:rsid w:val="00FE6A01"/>
    <w:rsid w:val="00FE6DCF"/>
    <w:rsid w:val="00FE7677"/>
    <w:rsid w:val="00FE78A5"/>
    <w:rsid w:val="00FE7C62"/>
    <w:rsid w:val="00FF0065"/>
    <w:rsid w:val="00FF048A"/>
    <w:rsid w:val="00FF0E98"/>
    <w:rsid w:val="00FF1CF4"/>
    <w:rsid w:val="00FF280E"/>
    <w:rsid w:val="00FF29B1"/>
    <w:rsid w:val="00FF2C58"/>
    <w:rsid w:val="00FF32C1"/>
    <w:rsid w:val="00FF399C"/>
    <w:rsid w:val="00FF3CF3"/>
    <w:rsid w:val="00FF3DE9"/>
    <w:rsid w:val="00FF3E5F"/>
    <w:rsid w:val="00FF3E6F"/>
    <w:rsid w:val="00FF40B1"/>
    <w:rsid w:val="00FF44B0"/>
    <w:rsid w:val="00FF588F"/>
    <w:rsid w:val="00FF5CDB"/>
    <w:rsid w:val="00FF5DCD"/>
    <w:rsid w:val="00FF664A"/>
    <w:rsid w:val="00FF778B"/>
    <w:rsid w:val="00FF78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631EF"/>
  <w15:chartTrackingRefBased/>
  <w15:docId w15:val="{BF6C2D41-31DE-4021-A500-DA70B3DA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56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4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4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0E9"/>
    <w:rPr>
      <w:rFonts w:eastAsiaTheme="majorEastAsia" w:cstheme="majorBidi"/>
      <w:color w:val="272727" w:themeColor="text1" w:themeTint="D8"/>
    </w:rPr>
  </w:style>
  <w:style w:type="paragraph" w:styleId="Title">
    <w:name w:val="Title"/>
    <w:basedOn w:val="Normal"/>
    <w:next w:val="Normal"/>
    <w:link w:val="TitleChar"/>
    <w:uiPriority w:val="10"/>
    <w:qFormat/>
    <w:rsid w:val="0056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0E9"/>
    <w:pPr>
      <w:spacing w:before="160"/>
      <w:jc w:val="center"/>
    </w:pPr>
    <w:rPr>
      <w:i/>
      <w:iCs/>
      <w:color w:val="404040" w:themeColor="text1" w:themeTint="BF"/>
    </w:rPr>
  </w:style>
  <w:style w:type="character" w:customStyle="1" w:styleId="QuoteChar">
    <w:name w:val="Quote Char"/>
    <w:basedOn w:val="DefaultParagraphFont"/>
    <w:link w:val="Quote"/>
    <w:uiPriority w:val="29"/>
    <w:rsid w:val="005640E9"/>
    <w:rPr>
      <w:i/>
      <w:iCs/>
      <w:color w:val="404040" w:themeColor="text1" w:themeTint="BF"/>
    </w:rPr>
  </w:style>
  <w:style w:type="paragraph" w:styleId="ListParagraph">
    <w:name w:val="List Paragraph"/>
    <w:basedOn w:val="Normal"/>
    <w:uiPriority w:val="34"/>
    <w:qFormat/>
    <w:rsid w:val="005640E9"/>
    <w:pPr>
      <w:ind w:left="720"/>
      <w:contextualSpacing/>
    </w:pPr>
  </w:style>
  <w:style w:type="character" w:styleId="IntenseEmphasis">
    <w:name w:val="Intense Emphasis"/>
    <w:basedOn w:val="DefaultParagraphFont"/>
    <w:uiPriority w:val="21"/>
    <w:qFormat/>
    <w:rsid w:val="005640E9"/>
    <w:rPr>
      <w:i/>
      <w:iCs/>
      <w:color w:val="0F4761" w:themeColor="accent1" w:themeShade="BF"/>
    </w:rPr>
  </w:style>
  <w:style w:type="paragraph" w:styleId="IntenseQuote">
    <w:name w:val="Intense Quote"/>
    <w:basedOn w:val="Normal"/>
    <w:next w:val="Normal"/>
    <w:link w:val="IntenseQuoteChar"/>
    <w:uiPriority w:val="30"/>
    <w:qFormat/>
    <w:rsid w:val="0056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0E9"/>
    <w:rPr>
      <w:i/>
      <w:iCs/>
      <w:color w:val="0F4761" w:themeColor="accent1" w:themeShade="BF"/>
    </w:rPr>
  </w:style>
  <w:style w:type="character" w:styleId="IntenseReference">
    <w:name w:val="Intense Reference"/>
    <w:basedOn w:val="DefaultParagraphFont"/>
    <w:uiPriority w:val="32"/>
    <w:qFormat/>
    <w:rsid w:val="005640E9"/>
    <w:rPr>
      <w:b/>
      <w:bCs/>
      <w:smallCaps/>
      <w:color w:val="0F4761" w:themeColor="accent1" w:themeShade="BF"/>
      <w:spacing w:val="5"/>
    </w:rPr>
  </w:style>
  <w:style w:type="paragraph" w:styleId="Header">
    <w:name w:val="header"/>
    <w:basedOn w:val="Normal"/>
    <w:link w:val="HeaderChar"/>
    <w:uiPriority w:val="99"/>
    <w:unhideWhenUsed/>
    <w:rsid w:val="00555A52"/>
    <w:pPr>
      <w:tabs>
        <w:tab w:val="center" w:pos="4153"/>
        <w:tab w:val="right" w:pos="8306"/>
      </w:tabs>
      <w:spacing w:after="0" w:line="240" w:lineRule="auto"/>
    </w:pPr>
  </w:style>
  <w:style w:type="character" w:customStyle="1" w:styleId="HeaderChar">
    <w:name w:val="Header Char"/>
    <w:basedOn w:val="DefaultParagraphFont"/>
    <w:link w:val="Header"/>
    <w:uiPriority w:val="99"/>
    <w:rsid w:val="00555A52"/>
  </w:style>
  <w:style w:type="paragraph" w:styleId="Footer">
    <w:name w:val="footer"/>
    <w:basedOn w:val="Normal"/>
    <w:link w:val="FooterChar"/>
    <w:uiPriority w:val="99"/>
    <w:unhideWhenUsed/>
    <w:rsid w:val="00555A52"/>
    <w:pPr>
      <w:tabs>
        <w:tab w:val="center" w:pos="4153"/>
        <w:tab w:val="right" w:pos="8306"/>
      </w:tabs>
      <w:spacing w:after="0" w:line="240" w:lineRule="auto"/>
    </w:pPr>
  </w:style>
  <w:style w:type="character" w:customStyle="1" w:styleId="FooterChar">
    <w:name w:val="Footer Char"/>
    <w:basedOn w:val="DefaultParagraphFont"/>
    <w:link w:val="Footer"/>
    <w:uiPriority w:val="99"/>
    <w:rsid w:val="00555A52"/>
  </w:style>
  <w:style w:type="paragraph" w:styleId="NormalWeb">
    <w:name w:val="Normal (Web)"/>
    <w:basedOn w:val="Normal"/>
    <w:uiPriority w:val="99"/>
    <w:semiHidden/>
    <w:unhideWhenUsed/>
    <w:rsid w:val="00136CAA"/>
    <w:rPr>
      <w:rFonts w:ascii="Times New Roman" w:hAnsi="Times New Roman" w:cs="Times New Roman"/>
      <w:sz w:val="24"/>
      <w:szCs w:val="24"/>
    </w:rPr>
  </w:style>
  <w:style w:type="character" w:styleId="Hyperlink">
    <w:name w:val="Hyperlink"/>
    <w:basedOn w:val="DefaultParagraphFont"/>
    <w:uiPriority w:val="99"/>
    <w:unhideWhenUsed/>
    <w:rsid w:val="008524B2"/>
    <w:rPr>
      <w:color w:val="467886" w:themeColor="hyperlink"/>
      <w:u w:val="single"/>
    </w:rPr>
  </w:style>
  <w:style w:type="character" w:styleId="UnresolvedMention">
    <w:name w:val="Unresolved Mention"/>
    <w:basedOn w:val="DefaultParagraphFont"/>
    <w:uiPriority w:val="99"/>
    <w:semiHidden/>
    <w:unhideWhenUsed/>
    <w:rsid w:val="008524B2"/>
    <w:rPr>
      <w:color w:val="605E5C"/>
      <w:shd w:val="clear" w:color="auto" w:fill="E1DFDD"/>
    </w:rPr>
  </w:style>
  <w:style w:type="character" w:styleId="FollowedHyperlink">
    <w:name w:val="FollowedHyperlink"/>
    <w:basedOn w:val="DefaultParagraphFont"/>
    <w:uiPriority w:val="99"/>
    <w:semiHidden/>
    <w:unhideWhenUsed/>
    <w:rsid w:val="009B2797"/>
    <w:rPr>
      <w:color w:val="96607D" w:themeColor="followedHyperlink"/>
      <w:u w:val="single"/>
    </w:rPr>
  </w:style>
  <w:style w:type="table" w:styleId="TableGrid">
    <w:name w:val="Table Grid"/>
    <w:basedOn w:val="TableNormal"/>
    <w:uiPriority w:val="39"/>
    <w:rsid w:val="00200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65B29"/>
    <w:pPr>
      <w:spacing w:after="0" w:line="240" w:lineRule="auto"/>
    </w:pPr>
  </w:style>
  <w:style w:type="character" w:styleId="CommentReference">
    <w:name w:val="annotation reference"/>
    <w:basedOn w:val="DefaultParagraphFont"/>
    <w:uiPriority w:val="99"/>
    <w:semiHidden/>
    <w:unhideWhenUsed/>
    <w:rsid w:val="008F7382"/>
    <w:rPr>
      <w:sz w:val="16"/>
      <w:szCs w:val="16"/>
    </w:rPr>
  </w:style>
  <w:style w:type="paragraph" w:styleId="CommentText">
    <w:name w:val="annotation text"/>
    <w:basedOn w:val="Normal"/>
    <w:link w:val="CommentTextChar"/>
    <w:uiPriority w:val="99"/>
    <w:unhideWhenUsed/>
    <w:rsid w:val="008F7382"/>
    <w:pPr>
      <w:spacing w:line="240" w:lineRule="auto"/>
    </w:pPr>
    <w:rPr>
      <w:sz w:val="20"/>
      <w:szCs w:val="20"/>
    </w:rPr>
  </w:style>
  <w:style w:type="character" w:customStyle="1" w:styleId="CommentTextChar">
    <w:name w:val="Comment Text Char"/>
    <w:basedOn w:val="DefaultParagraphFont"/>
    <w:link w:val="CommentText"/>
    <w:uiPriority w:val="99"/>
    <w:rsid w:val="008F7382"/>
    <w:rPr>
      <w:sz w:val="20"/>
      <w:szCs w:val="20"/>
    </w:rPr>
  </w:style>
  <w:style w:type="paragraph" w:styleId="CommentSubject">
    <w:name w:val="annotation subject"/>
    <w:basedOn w:val="CommentText"/>
    <w:next w:val="CommentText"/>
    <w:link w:val="CommentSubjectChar"/>
    <w:uiPriority w:val="99"/>
    <w:semiHidden/>
    <w:unhideWhenUsed/>
    <w:rsid w:val="008F7382"/>
    <w:rPr>
      <w:b/>
      <w:bCs/>
    </w:rPr>
  </w:style>
  <w:style w:type="character" w:customStyle="1" w:styleId="CommentSubjectChar">
    <w:name w:val="Comment Subject Char"/>
    <w:basedOn w:val="CommentTextChar"/>
    <w:link w:val="CommentSubject"/>
    <w:uiPriority w:val="99"/>
    <w:semiHidden/>
    <w:rsid w:val="008F73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646">
      <w:bodyDiv w:val="1"/>
      <w:marLeft w:val="0"/>
      <w:marRight w:val="0"/>
      <w:marTop w:val="0"/>
      <w:marBottom w:val="0"/>
      <w:divBdr>
        <w:top w:val="none" w:sz="0" w:space="0" w:color="auto"/>
        <w:left w:val="none" w:sz="0" w:space="0" w:color="auto"/>
        <w:bottom w:val="none" w:sz="0" w:space="0" w:color="auto"/>
        <w:right w:val="none" w:sz="0" w:space="0" w:color="auto"/>
      </w:divBdr>
    </w:div>
    <w:div w:id="19012253">
      <w:bodyDiv w:val="1"/>
      <w:marLeft w:val="0"/>
      <w:marRight w:val="0"/>
      <w:marTop w:val="0"/>
      <w:marBottom w:val="0"/>
      <w:divBdr>
        <w:top w:val="none" w:sz="0" w:space="0" w:color="auto"/>
        <w:left w:val="none" w:sz="0" w:space="0" w:color="auto"/>
        <w:bottom w:val="none" w:sz="0" w:space="0" w:color="auto"/>
        <w:right w:val="none" w:sz="0" w:space="0" w:color="auto"/>
      </w:divBdr>
    </w:div>
    <w:div w:id="44304741">
      <w:bodyDiv w:val="1"/>
      <w:marLeft w:val="0"/>
      <w:marRight w:val="0"/>
      <w:marTop w:val="0"/>
      <w:marBottom w:val="0"/>
      <w:divBdr>
        <w:top w:val="none" w:sz="0" w:space="0" w:color="auto"/>
        <w:left w:val="none" w:sz="0" w:space="0" w:color="auto"/>
        <w:bottom w:val="none" w:sz="0" w:space="0" w:color="auto"/>
        <w:right w:val="none" w:sz="0" w:space="0" w:color="auto"/>
      </w:divBdr>
    </w:div>
    <w:div w:id="60107101">
      <w:bodyDiv w:val="1"/>
      <w:marLeft w:val="0"/>
      <w:marRight w:val="0"/>
      <w:marTop w:val="0"/>
      <w:marBottom w:val="0"/>
      <w:divBdr>
        <w:top w:val="none" w:sz="0" w:space="0" w:color="auto"/>
        <w:left w:val="none" w:sz="0" w:space="0" w:color="auto"/>
        <w:bottom w:val="none" w:sz="0" w:space="0" w:color="auto"/>
        <w:right w:val="none" w:sz="0" w:space="0" w:color="auto"/>
      </w:divBdr>
    </w:div>
    <w:div w:id="60829288">
      <w:bodyDiv w:val="1"/>
      <w:marLeft w:val="0"/>
      <w:marRight w:val="0"/>
      <w:marTop w:val="0"/>
      <w:marBottom w:val="0"/>
      <w:divBdr>
        <w:top w:val="none" w:sz="0" w:space="0" w:color="auto"/>
        <w:left w:val="none" w:sz="0" w:space="0" w:color="auto"/>
        <w:bottom w:val="none" w:sz="0" w:space="0" w:color="auto"/>
        <w:right w:val="none" w:sz="0" w:space="0" w:color="auto"/>
      </w:divBdr>
    </w:div>
    <w:div w:id="64031421">
      <w:bodyDiv w:val="1"/>
      <w:marLeft w:val="0"/>
      <w:marRight w:val="0"/>
      <w:marTop w:val="0"/>
      <w:marBottom w:val="0"/>
      <w:divBdr>
        <w:top w:val="none" w:sz="0" w:space="0" w:color="auto"/>
        <w:left w:val="none" w:sz="0" w:space="0" w:color="auto"/>
        <w:bottom w:val="none" w:sz="0" w:space="0" w:color="auto"/>
        <w:right w:val="none" w:sz="0" w:space="0" w:color="auto"/>
      </w:divBdr>
    </w:div>
    <w:div w:id="74479689">
      <w:bodyDiv w:val="1"/>
      <w:marLeft w:val="0"/>
      <w:marRight w:val="0"/>
      <w:marTop w:val="0"/>
      <w:marBottom w:val="0"/>
      <w:divBdr>
        <w:top w:val="none" w:sz="0" w:space="0" w:color="auto"/>
        <w:left w:val="none" w:sz="0" w:space="0" w:color="auto"/>
        <w:bottom w:val="none" w:sz="0" w:space="0" w:color="auto"/>
        <w:right w:val="none" w:sz="0" w:space="0" w:color="auto"/>
      </w:divBdr>
    </w:div>
    <w:div w:id="92166579">
      <w:bodyDiv w:val="1"/>
      <w:marLeft w:val="0"/>
      <w:marRight w:val="0"/>
      <w:marTop w:val="0"/>
      <w:marBottom w:val="0"/>
      <w:divBdr>
        <w:top w:val="none" w:sz="0" w:space="0" w:color="auto"/>
        <w:left w:val="none" w:sz="0" w:space="0" w:color="auto"/>
        <w:bottom w:val="none" w:sz="0" w:space="0" w:color="auto"/>
        <w:right w:val="none" w:sz="0" w:space="0" w:color="auto"/>
      </w:divBdr>
    </w:div>
    <w:div w:id="101268625">
      <w:bodyDiv w:val="1"/>
      <w:marLeft w:val="0"/>
      <w:marRight w:val="0"/>
      <w:marTop w:val="0"/>
      <w:marBottom w:val="0"/>
      <w:divBdr>
        <w:top w:val="none" w:sz="0" w:space="0" w:color="auto"/>
        <w:left w:val="none" w:sz="0" w:space="0" w:color="auto"/>
        <w:bottom w:val="none" w:sz="0" w:space="0" w:color="auto"/>
        <w:right w:val="none" w:sz="0" w:space="0" w:color="auto"/>
      </w:divBdr>
    </w:div>
    <w:div w:id="101726540">
      <w:bodyDiv w:val="1"/>
      <w:marLeft w:val="0"/>
      <w:marRight w:val="0"/>
      <w:marTop w:val="0"/>
      <w:marBottom w:val="0"/>
      <w:divBdr>
        <w:top w:val="none" w:sz="0" w:space="0" w:color="auto"/>
        <w:left w:val="none" w:sz="0" w:space="0" w:color="auto"/>
        <w:bottom w:val="none" w:sz="0" w:space="0" w:color="auto"/>
        <w:right w:val="none" w:sz="0" w:space="0" w:color="auto"/>
      </w:divBdr>
    </w:div>
    <w:div w:id="108475806">
      <w:bodyDiv w:val="1"/>
      <w:marLeft w:val="0"/>
      <w:marRight w:val="0"/>
      <w:marTop w:val="0"/>
      <w:marBottom w:val="0"/>
      <w:divBdr>
        <w:top w:val="none" w:sz="0" w:space="0" w:color="auto"/>
        <w:left w:val="none" w:sz="0" w:space="0" w:color="auto"/>
        <w:bottom w:val="none" w:sz="0" w:space="0" w:color="auto"/>
        <w:right w:val="none" w:sz="0" w:space="0" w:color="auto"/>
      </w:divBdr>
    </w:div>
    <w:div w:id="140773458">
      <w:bodyDiv w:val="1"/>
      <w:marLeft w:val="0"/>
      <w:marRight w:val="0"/>
      <w:marTop w:val="0"/>
      <w:marBottom w:val="0"/>
      <w:divBdr>
        <w:top w:val="none" w:sz="0" w:space="0" w:color="auto"/>
        <w:left w:val="none" w:sz="0" w:space="0" w:color="auto"/>
        <w:bottom w:val="none" w:sz="0" w:space="0" w:color="auto"/>
        <w:right w:val="none" w:sz="0" w:space="0" w:color="auto"/>
      </w:divBdr>
    </w:div>
    <w:div w:id="181016774">
      <w:bodyDiv w:val="1"/>
      <w:marLeft w:val="0"/>
      <w:marRight w:val="0"/>
      <w:marTop w:val="0"/>
      <w:marBottom w:val="0"/>
      <w:divBdr>
        <w:top w:val="none" w:sz="0" w:space="0" w:color="auto"/>
        <w:left w:val="none" w:sz="0" w:space="0" w:color="auto"/>
        <w:bottom w:val="none" w:sz="0" w:space="0" w:color="auto"/>
        <w:right w:val="none" w:sz="0" w:space="0" w:color="auto"/>
      </w:divBdr>
    </w:div>
    <w:div w:id="188373466">
      <w:bodyDiv w:val="1"/>
      <w:marLeft w:val="0"/>
      <w:marRight w:val="0"/>
      <w:marTop w:val="0"/>
      <w:marBottom w:val="0"/>
      <w:divBdr>
        <w:top w:val="none" w:sz="0" w:space="0" w:color="auto"/>
        <w:left w:val="none" w:sz="0" w:space="0" w:color="auto"/>
        <w:bottom w:val="none" w:sz="0" w:space="0" w:color="auto"/>
        <w:right w:val="none" w:sz="0" w:space="0" w:color="auto"/>
      </w:divBdr>
    </w:div>
    <w:div w:id="189757192">
      <w:bodyDiv w:val="1"/>
      <w:marLeft w:val="0"/>
      <w:marRight w:val="0"/>
      <w:marTop w:val="0"/>
      <w:marBottom w:val="0"/>
      <w:divBdr>
        <w:top w:val="none" w:sz="0" w:space="0" w:color="auto"/>
        <w:left w:val="none" w:sz="0" w:space="0" w:color="auto"/>
        <w:bottom w:val="none" w:sz="0" w:space="0" w:color="auto"/>
        <w:right w:val="none" w:sz="0" w:space="0" w:color="auto"/>
      </w:divBdr>
    </w:div>
    <w:div w:id="190652724">
      <w:bodyDiv w:val="1"/>
      <w:marLeft w:val="0"/>
      <w:marRight w:val="0"/>
      <w:marTop w:val="0"/>
      <w:marBottom w:val="0"/>
      <w:divBdr>
        <w:top w:val="none" w:sz="0" w:space="0" w:color="auto"/>
        <w:left w:val="none" w:sz="0" w:space="0" w:color="auto"/>
        <w:bottom w:val="none" w:sz="0" w:space="0" w:color="auto"/>
        <w:right w:val="none" w:sz="0" w:space="0" w:color="auto"/>
      </w:divBdr>
    </w:div>
    <w:div w:id="195315906">
      <w:bodyDiv w:val="1"/>
      <w:marLeft w:val="0"/>
      <w:marRight w:val="0"/>
      <w:marTop w:val="0"/>
      <w:marBottom w:val="0"/>
      <w:divBdr>
        <w:top w:val="none" w:sz="0" w:space="0" w:color="auto"/>
        <w:left w:val="none" w:sz="0" w:space="0" w:color="auto"/>
        <w:bottom w:val="none" w:sz="0" w:space="0" w:color="auto"/>
        <w:right w:val="none" w:sz="0" w:space="0" w:color="auto"/>
      </w:divBdr>
    </w:div>
    <w:div w:id="227883320">
      <w:bodyDiv w:val="1"/>
      <w:marLeft w:val="0"/>
      <w:marRight w:val="0"/>
      <w:marTop w:val="0"/>
      <w:marBottom w:val="0"/>
      <w:divBdr>
        <w:top w:val="none" w:sz="0" w:space="0" w:color="auto"/>
        <w:left w:val="none" w:sz="0" w:space="0" w:color="auto"/>
        <w:bottom w:val="none" w:sz="0" w:space="0" w:color="auto"/>
        <w:right w:val="none" w:sz="0" w:space="0" w:color="auto"/>
      </w:divBdr>
    </w:div>
    <w:div w:id="229316840">
      <w:bodyDiv w:val="1"/>
      <w:marLeft w:val="0"/>
      <w:marRight w:val="0"/>
      <w:marTop w:val="0"/>
      <w:marBottom w:val="0"/>
      <w:divBdr>
        <w:top w:val="none" w:sz="0" w:space="0" w:color="auto"/>
        <w:left w:val="none" w:sz="0" w:space="0" w:color="auto"/>
        <w:bottom w:val="none" w:sz="0" w:space="0" w:color="auto"/>
        <w:right w:val="none" w:sz="0" w:space="0" w:color="auto"/>
      </w:divBdr>
    </w:div>
    <w:div w:id="236014057">
      <w:bodyDiv w:val="1"/>
      <w:marLeft w:val="0"/>
      <w:marRight w:val="0"/>
      <w:marTop w:val="0"/>
      <w:marBottom w:val="0"/>
      <w:divBdr>
        <w:top w:val="none" w:sz="0" w:space="0" w:color="auto"/>
        <w:left w:val="none" w:sz="0" w:space="0" w:color="auto"/>
        <w:bottom w:val="none" w:sz="0" w:space="0" w:color="auto"/>
        <w:right w:val="none" w:sz="0" w:space="0" w:color="auto"/>
      </w:divBdr>
    </w:div>
    <w:div w:id="260838842">
      <w:bodyDiv w:val="1"/>
      <w:marLeft w:val="0"/>
      <w:marRight w:val="0"/>
      <w:marTop w:val="0"/>
      <w:marBottom w:val="0"/>
      <w:divBdr>
        <w:top w:val="none" w:sz="0" w:space="0" w:color="auto"/>
        <w:left w:val="none" w:sz="0" w:space="0" w:color="auto"/>
        <w:bottom w:val="none" w:sz="0" w:space="0" w:color="auto"/>
        <w:right w:val="none" w:sz="0" w:space="0" w:color="auto"/>
      </w:divBdr>
    </w:div>
    <w:div w:id="296037723">
      <w:bodyDiv w:val="1"/>
      <w:marLeft w:val="0"/>
      <w:marRight w:val="0"/>
      <w:marTop w:val="0"/>
      <w:marBottom w:val="0"/>
      <w:divBdr>
        <w:top w:val="none" w:sz="0" w:space="0" w:color="auto"/>
        <w:left w:val="none" w:sz="0" w:space="0" w:color="auto"/>
        <w:bottom w:val="none" w:sz="0" w:space="0" w:color="auto"/>
        <w:right w:val="none" w:sz="0" w:space="0" w:color="auto"/>
      </w:divBdr>
    </w:div>
    <w:div w:id="296184446">
      <w:bodyDiv w:val="1"/>
      <w:marLeft w:val="0"/>
      <w:marRight w:val="0"/>
      <w:marTop w:val="0"/>
      <w:marBottom w:val="0"/>
      <w:divBdr>
        <w:top w:val="none" w:sz="0" w:space="0" w:color="auto"/>
        <w:left w:val="none" w:sz="0" w:space="0" w:color="auto"/>
        <w:bottom w:val="none" w:sz="0" w:space="0" w:color="auto"/>
        <w:right w:val="none" w:sz="0" w:space="0" w:color="auto"/>
      </w:divBdr>
    </w:div>
    <w:div w:id="310598033">
      <w:bodyDiv w:val="1"/>
      <w:marLeft w:val="0"/>
      <w:marRight w:val="0"/>
      <w:marTop w:val="0"/>
      <w:marBottom w:val="0"/>
      <w:divBdr>
        <w:top w:val="none" w:sz="0" w:space="0" w:color="auto"/>
        <w:left w:val="none" w:sz="0" w:space="0" w:color="auto"/>
        <w:bottom w:val="none" w:sz="0" w:space="0" w:color="auto"/>
        <w:right w:val="none" w:sz="0" w:space="0" w:color="auto"/>
      </w:divBdr>
    </w:div>
    <w:div w:id="348214964">
      <w:bodyDiv w:val="1"/>
      <w:marLeft w:val="0"/>
      <w:marRight w:val="0"/>
      <w:marTop w:val="0"/>
      <w:marBottom w:val="0"/>
      <w:divBdr>
        <w:top w:val="none" w:sz="0" w:space="0" w:color="auto"/>
        <w:left w:val="none" w:sz="0" w:space="0" w:color="auto"/>
        <w:bottom w:val="none" w:sz="0" w:space="0" w:color="auto"/>
        <w:right w:val="none" w:sz="0" w:space="0" w:color="auto"/>
      </w:divBdr>
    </w:div>
    <w:div w:id="368536753">
      <w:bodyDiv w:val="1"/>
      <w:marLeft w:val="0"/>
      <w:marRight w:val="0"/>
      <w:marTop w:val="0"/>
      <w:marBottom w:val="0"/>
      <w:divBdr>
        <w:top w:val="none" w:sz="0" w:space="0" w:color="auto"/>
        <w:left w:val="none" w:sz="0" w:space="0" w:color="auto"/>
        <w:bottom w:val="none" w:sz="0" w:space="0" w:color="auto"/>
        <w:right w:val="none" w:sz="0" w:space="0" w:color="auto"/>
      </w:divBdr>
    </w:div>
    <w:div w:id="377047028">
      <w:bodyDiv w:val="1"/>
      <w:marLeft w:val="0"/>
      <w:marRight w:val="0"/>
      <w:marTop w:val="0"/>
      <w:marBottom w:val="0"/>
      <w:divBdr>
        <w:top w:val="none" w:sz="0" w:space="0" w:color="auto"/>
        <w:left w:val="none" w:sz="0" w:space="0" w:color="auto"/>
        <w:bottom w:val="none" w:sz="0" w:space="0" w:color="auto"/>
        <w:right w:val="none" w:sz="0" w:space="0" w:color="auto"/>
      </w:divBdr>
    </w:div>
    <w:div w:id="410202186">
      <w:bodyDiv w:val="1"/>
      <w:marLeft w:val="0"/>
      <w:marRight w:val="0"/>
      <w:marTop w:val="0"/>
      <w:marBottom w:val="0"/>
      <w:divBdr>
        <w:top w:val="none" w:sz="0" w:space="0" w:color="auto"/>
        <w:left w:val="none" w:sz="0" w:space="0" w:color="auto"/>
        <w:bottom w:val="none" w:sz="0" w:space="0" w:color="auto"/>
        <w:right w:val="none" w:sz="0" w:space="0" w:color="auto"/>
      </w:divBdr>
    </w:div>
    <w:div w:id="410660435">
      <w:bodyDiv w:val="1"/>
      <w:marLeft w:val="0"/>
      <w:marRight w:val="0"/>
      <w:marTop w:val="0"/>
      <w:marBottom w:val="0"/>
      <w:divBdr>
        <w:top w:val="none" w:sz="0" w:space="0" w:color="auto"/>
        <w:left w:val="none" w:sz="0" w:space="0" w:color="auto"/>
        <w:bottom w:val="none" w:sz="0" w:space="0" w:color="auto"/>
        <w:right w:val="none" w:sz="0" w:space="0" w:color="auto"/>
      </w:divBdr>
    </w:div>
    <w:div w:id="412241349">
      <w:bodyDiv w:val="1"/>
      <w:marLeft w:val="0"/>
      <w:marRight w:val="0"/>
      <w:marTop w:val="0"/>
      <w:marBottom w:val="0"/>
      <w:divBdr>
        <w:top w:val="none" w:sz="0" w:space="0" w:color="auto"/>
        <w:left w:val="none" w:sz="0" w:space="0" w:color="auto"/>
        <w:bottom w:val="none" w:sz="0" w:space="0" w:color="auto"/>
        <w:right w:val="none" w:sz="0" w:space="0" w:color="auto"/>
      </w:divBdr>
    </w:div>
    <w:div w:id="421610519">
      <w:bodyDiv w:val="1"/>
      <w:marLeft w:val="0"/>
      <w:marRight w:val="0"/>
      <w:marTop w:val="0"/>
      <w:marBottom w:val="0"/>
      <w:divBdr>
        <w:top w:val="none" w:sz="0" w:space="0" w:color="auto"/>
        <w:left w:val="none" w:sz="0" w:space="0" w:color="auto"/>
        <w:bottom w:val="none" w:sz="0" w:space="0" w:color="auto"/>
        <w:right w:val="none" w:sz="0" w:space="0" w:color="auto"/>
      </w:divBdr>
    </w:div>
    <w:div w:id="422461497">
      <w:bodyDiv w:val="1"/>
      <w:marLeft w:val="0"/>
      <w:marRight w:val="0"/>
      <w:marTop w:val="0"/>
      <w:marBottom w:val="0"/>
      <w:divBdr>
        <w:top w:val="none" w:sz="0" w:space="0" w:color="auto"/>
        <w:left w:val="none" w:sz="0" w:space="0" w:color="auto"/>
        <w:bottom w:val="none" w:sz="0" w:space="0" w:color="auto"/>
        <w:right w:val="none" w:sz="0" w:space="0" w:color="auto"/>
      </w:divBdr>
    </w:div>
    <w:div w:id="429350239">
      <w:bodyDiv w:val="1"/>
      <w:marLeft w:val="0"/>
      <w:marRight w:val="0"/>
      <w:marTop w:val="0"/>
      <w:marBottom w:val="0"/>
      <w:divBdr>
        <w:top w:val="none" w:sz="0" w:space="0" w:color="auto"/>
        <w:left w:val="none" w:sz="0" w:space="0" w:color="auto"/>
        <w:bottom w:val="none" w:sz="0" w:space="0" w:color="auto"/>
        <w:right w:val="none" w:sz="0" w:space="0" w:color="auto"/>
      </w:divBdr>
    </w:div>
    <w:div w:id="447310891">
      <w:bodyDiv w:val="1"/>
      <w:marLeft w:val="0"/>
      <w:marRight w:val="0"/>
      <w:marTop w:val="0"/>
      <w:marBottom w:val="0"/>
      <w:divBdr>
        <w:top w:val="none" w:sz="0" w:space="0" w:color="auto"/>
        <w:left w:val="none" w:sz="0" w:space="0" w:color="auto"/>
        <w:bottom w:val="none" w:sz="0" w:space="0" w:color="auto"/>
        <w:right w:val="none" w:sz="0" w:space="0" w:color="auto"/>
      </w:divBdr>
    </w:div>
    <w:div w:id="455831382">
      <w:bodyDiv w:val="1"/>
      <w:marLeft w:val="0"/>
      <w:marRight w:val="0"/>
      <w:marTop w:val="0"/>
      <w:marBottom w:val="0"/>
      <w:divBdr>
        <w:top w:val="none" w:sz="0" w:space="0" w:color="auto"/>
        <w:left w:val="none" w:sz="0" w:space="0" w:color="auto"/>
        <w:bottom w:val="none" w:sz="0" w:space="0" w:color="auto"/>
        <w:right w:val="none" w:sz="0" w:space="0" w:color="auto"/>
      </w:divBdr>
    </w:div>
    <w:div w:id="455875488">
      <w:bodyDiv w:val="1"/>
      <w:marLeft w:val="0"/>
      <w:marRight w:val="0"/>
      <w:marTop w:val="0"/>
      <w:marBottom w:val="0"/>
      <w:divBdr>
        <w:top w:val="none" w:sz="0" w:space="0" w:color="auto"/>
        <w:left w:val="none" w:sz="0" w:space="0" w:color="auto"/>
        <w:bottom w:val="none" w:sz="0" w:space="0" w:color="auto"/>
        <w:right w:val="none" w:sz="0" w:space="0" w:color="auto"/>
      </w:divBdr>
    </w:div>
    <w:div w:id="462581883">
      <w:bodyDiv w:val="1"/>
      <w:marLeft w:val="0"/>
      <w:marRight w:val="0"/>
      <w:marTop w:val="0"/>
      <w:marBottom w:val="0"/>
      <w:divBdr>
        <w:top w:val="none" w:sz="0" w:space="0" w:color="auto"/>
        <w:left w:val="none" w:sz="0" w:space="0" w:color="auto"/>
        <w:bottom w:val="none" w:sz="0" w:space="0" w:color="auto"/>
        <w:right w:val="none" w:sz="0" w:space="0" w:color="auto"/>
      </w:divBdr>
    </w:div>
    <w:div w:id="465857480">
      <w:bodyDiv w:val="1"/>
      <w:marLeft w:val="0"/>
      <w:marRight w:val="0"/>
      <w:marTop w:val="0"/>
      <w:marBottom w:val="0"/>
      <w:divBdr>
        <w:top w:val="none" w:sz="0" w:space="0" w:color="auto"/>
        <w:left w:val="none" w:sz="0" w:space="0" w:color="auto"/>
        <w:bottom w:val="none" w:sz="0" w:space="0" w:color="auto"/>
        <w:right w:val="none" w:sz="0" w:space="0" w:color="auto"/>
      </w:divBdr>
    </w:div>
    <w:div w:id="466702858">
      <w:bodyDiv w:val="1"/>
      <w:marLeft w:val="0"/>
      <w:marRight w:val="0"/>
      <w:marTop w:val="0"/>
      <w:marBottom w:val="0"/>
      <w:divBdr>
        <w:top w:val="none" w:sz="0" w:space="0" w:color="auto"/>
        <w:left w:val="none" w:sz="0" w:space="0" w:color="auto"/>
        <w:bottom w:val="none" w:sz="0" w:space="0" w:color="auto"/>
        <w:right w:val="none" w:sz="0" w:space="0" w:color="auto"/>
      </w:divBdr>
    </w:div>
    <w:div w:id="471558507">
      <w:bodyDiv w:val="1"/>
      <w:marLeft w:val="0"/>
      <w:marRight w:val="0"/>
      <w:marTop w:val="0"/>
      <w:marBottom w:val="0"/>
      <w:divBdr>
        <w:top w:val="none" w:sz="0" w:space="0" w:color="auto"/>
        <w:left w:val="none" w:sz="0" w:space="0" w:color="auto"/>
        <w:bottom w:val="none" w:sz="0" w:space="0" w:color="auto"/>
        <w:right w:val="none" w:sz="0" w:space="0" w:color="auto"/>
      </w:divBdr>
    </w:div>
    <w:div w:id="498737360">
      <w:bodyDiv w:val="1"/>
      <w:marLeft w:val="0"/>
      <w:marRight w:val="0"/>
      <w:marTop w:val="0"/>
      <w:marBottom w:val="0"/>
      <w:divBdr>
        <w:top w:val="none" w:sz="0" w:space="0" w:color="auto"/>
        <w:left w:val="none" w:sz="0" w:space="0" w:color="auto"/>
        <w:bottom w:val="none" w:sz="0" w:space="0" w:color="auto"/>
        <w:right w:val="none" w:sz="0" w:space="0" w:color="auto"/>
      </w:divBdr>
    </w:div>
    <w:div w:id="500900680">
      <w:bodyDiv w:val="1"/>
      <w:marLeft w:val="0"/>
      <w:marRight w:val="0"/>
      <w:marTop w:val="0"/>
      <w:marBottom w:val="0"/>
      <w:divBdr>
        <w:top w:val="none" w:sz="0" w:space="0" w:color="auto"/>
        <w:left w:val="none" w:sz="0" w:space="0" w:color="auto"/>
        <w:bottom w:val="none" w:sz="0" w:space="0" w:color="auto"/>
        <w:right w:val="none" w:sz="0" w:space="0" w:color="auto"/>
      </w:divBdr>
    </w:div>
    <w:div w:id="525144467">
      <w:bodyDiv w:val="1"/>
      <w:marLeft w:val="0"/>
      <w:marRight w:val="0"/>
      <w:marTop w:val="0"/>
      <w:marBottom w:val="0"/>
      <w:divBdr>
        <w:top w:val="none" w:sz="0" w:space="0" w:color="auto"/>
        <w:left w:val="none" w:sz="0" w:space="0" w:color="auto"/>
        <w:bottom w:val="none" w:sz="0" w:space="0" w:color="auto"/>
        <w:right w:val="none" w:sz="0" w:space="0" w:color="auto"/>
      </w:divBdr>
      <w:divsChild>
        <w:div w:id="935987959">
          <w:marLeft w:val="-420"/>
          <w:marRight w:val="0"/>
          <w:marTop w:val="0"/>
          <w:marBottom w:val="0"/>
          <w:divBdr>
            <w:top w:val="none" w:sz="0" w:space="0" w:color="auto"/>
            <w:left w:val="none" w:sz="0" w:space="0" w:color="auto"/>
            <w:bottom w:val="none" w:sz="0" w:space="0" w:color="auto"/>
            <w:right w:val="none" w:sz="0" w:space="0" w:color="auto"/>
          </w:divBdr>
          <w:divsChild>
            <w:div w:id="1924148048">
              <w:marLeft w:val="0"/>
              <w:marRight w:val="0"/>
              <w:marTop w:val="0"/>
              <w:marBottom w:val="0"/>
              <w:divBdr>
                <w:top w:val="none" w:sz="0" w:space="0" w:color="auto"/>
                <w:left w:val="none" w:sz="0" w:space="0" w:color="auto"/>
                <w:bottom w:val="none" w:sz="0" w:space="0" w:color="auto"/>
                <w:right w:val="none" w:sz="0" w:space="0" w:color="auto"/>
              </w:divBdr>
              <w:divsChild>
                <w:div w:id="131601702">
                  <w:marLeft w:val="0"/>
                  <w:marRight w:val="0"/>
                  <w:marTop w:val="0"/>
                  <w:marBottom w:val="0"/>
                  <w:divBdr>
                    <w:top w:val="none" w:sz="0" w:space="0" w:color="auto"/>
                    <w:left w:val="none" w:sz="0" w:space="0" w:color="auto"/>
                    <w:bottom w:val="none" w:sz="0" w:space="0" w:color="auto"/>
                    <w:right w:val="none" w:sz="0" w:space="0" w:color="auto"/>
                  </w:divBdr>
                  <w:divsChild>
                    <w:div w:id="774833004">
                      <w:marLeft w:val="0"/>
                      <w:marRight w:val="0"/>
                      <w:marTop w:val="0"/>
                      <w:marBottom w:val="0"/>
                      <w:divBdr>
                        <w:top w:val="none" w:sz="0" w:space="0" w:color="auto"/>
                        <w:left w:val="none" w:sz="0" w:space="0" w:color="auto"/>
                        <w:bottom w:val="none" w:sz="0" w:space="0" w:color="auto"/>
                        <w:right w:val="none" w:sz="0" w:space="0" w:color="auto"/>
                      </w:divBdr>
                    </w:div>
                    <w:div w:id="16455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45672">
      <w:bodyDiv w:val="1"/>
      <w:marLeft w:val="0"/>
      <w:marRight w:val="0"/>
      <w:marTop w:val="0"/>
      <w:marBottom w:val="0"/>
      <w:divBdr>
        <w:top w:val="none" w:sz="0" w:space="0" w:color="auto"/>
        <w:left w:val="none" w:sz="0" w:space="0" w:color="auto"/>
        <w:bottom w:val="none" w:sz="0" w:space="0" w:color="auto"/>
        <w:right w:val="none" w:sz="0" w:space="0" w:color="auto"/>
      </w:divBdr>
    </w:div>
    <w:div w:id="533689949">
      <w:bodyDiv w:val="1"/>
      <w:marLeft w:val="0"/>
      <w:marRight w:val="0"/>
      <w:marTop w:val="0"/>
      <w:marBottom w:val="0"/>
      <w:divBdr>
        <w:top w:val="none" w:sz="0" w:space="0" w:color="auto"/>
        <w:left w:val="none" w:sz="0" w:space="0" w:color="auto"/>
        <w:bottom w:val="none" w:sz="0" w:space="0" w:color="auto"/>
        <w:right w:val="none" w:sz="0" w:space="0" w:color="auto"/>
      </w:divBdr>
    </w:div>
    <w:div w:id="547960737">
      <w:bodyDiv w:val="1"/>
      <w:marLeft w:val="0"/>
      <w:marRight w:val="0"/>
      <w:marTop w:val="0"/>
      <w:marBottom w:val="0"/>
      <w:divBdr>
        <w:top w:val="none" w:sz="0" w:space="0" w:color="auto"/>
        <w:left w:val="none" w:sz="0" w:space="0" w:color="auto"/>
        <w:bottom w:val="none" w:sz="0" w:space="0" w:color="auto"/>
        <w:right w:val="none" w:sz="0" w:space="0" w:color="auto"/>
      </w:divBdr>
    </w:div>
    <w:div w:id="555968490">
      <w:bodyDiv w:val="1"/>
      <w:marLeft w:val="0"/>
      <w:marRight w:val="0"/>
      <w:marTop w:val="0"/>
      <w:marBottom w:val="0"/>
      <w:divBdr>
        <w:top w:val="none" w:sz="0" w:space="0" w:color="auto"/>
        <w:left w:val="none" w:sz="0" w:space="0" w:color="auto"/>
        <w:bottom w:val="none" w:sz="0" w:space="0" w:color="auto"/>
        <w:right w:val="none" w:sz="0" w:space="0" w:color="auto"/>
      </w:divBdr>
    </w:div>
    <w:div w:id="561595752">
      <w:bodyDiv w:val="1"/>
      <w:marLeft w:val="0"/>
      <w:marRight w:val="0"/>
      <w:marTop w:val="0"/>
      <w:marBottom w:val="0"/>
      <w:divBdr>
        <w:top w:val="none" w:sz="0" w:space="0" w:color="auto"/>
        <w:left w:val="none" w:sz="0" w:space="0" w:color="auto"/>
        <w:bottom w:val="none" w:sz="0" w:space="0" w:color="auto"/>
        <w:right w:val="none" w:sz="0" w:space="0" w:color="auto"/>
      </w:divBdr>
    </w:div>
    <w:div w:id="568808354">
      <w:bodyDiv w:val="1"/>
      <w:marLeft w:val="0"/>
      <w:marRight w:val="0"/>
      <w:marTop w:val="0"/>
      <w:marBottom w:val="0"/>
      <w:divBdr>
        <w:top w:val="none" w:sz="0" w:space="0" w:color="auto"/>
        <w:left w:val="none" w:sz="0" w:space="0" w:color="auto"/>
        <w:bottom w:val="none" w:sz="0" w:space="0" w:color="auto"/>
        <w:right w:val="none" w:sz="0" w:space="0" w:color="auto"/>
      </w:divBdr>
    </w:div>
    <w:div w:id="570042606">
      <w:bodyDiv w:val="1"/>
      <w:marLeft w:val="0"/>
      <w:marRight w:val="0"/>
      <w:marTop w:val="0"/>
      <w:marBottom w:val="0"/>
      <w:divBdr>
        <w:top w:val="none" w:sz="0" w:space="0" w:color="auto"/>
        <w:left w:val="none" w:sz="0" w:space="0" w:color="auto"/>
        <w:bottom w:val="none" w:sz="0" w:space="0" w:color="auto"/>
        <w:right w:val="none" w:sz="0" w:space="0" w:color="auto"/>
      </w:divBdr>
    </w:div>
    <w:div w:id="580062947">
      <w:bodyDiv w:val="1"/>
      <w:marLeft w:val="0"/>
      <w:marRight w:val="0"/>
      <w:marTop w:val="0"/>
      <w:marBottom w:val="0"/>
      <w:divBdr>
        <w:top w:val="none" w:sz="0" w:space="0" w:color="auto"/>
        <w:left w:val="none" w:sz="0" w:space="0" w:color="auto"/>
        <w:bottom w:val="none" w:sz="0" w:space="0" w:color="auto"/>
        <w:right w:val="none" w:sz="0" w:space="0" w:color="auto"/>
      </w:divBdr>
    </w:div>
    <w:div w:id="587690369">
      <w:bodyDiv w:val="1"/>
      <w:marLeft w:val="0"/>
      <w:marRight w:val="0"/>
      <w:marTop w:val="0"/>
      <w:marBottom w:val="0"/>
      <w:divBdr>
        <w:top w:val="none" w:sz="0" w:space="0" w:color="auto"/>
        <w:left w:val="none" w:sz="0" w:space="0" w:color="auto"/>
        <w:bottom w:val="none" w:sz="0" w:space="0" w:color="auto"/>
        <w:right w:val="none" w:sz="0" w:space="0" w:color="auto"/>
      </w:divBdr>
    </w:div>
    <w:div w:id="591743865">
      <w:bodyDiv w:val="1"/>
      <w:marLeft w:val="0"/>
      <w:marRight w:val="0"/>
      <w:marTop w:val="0"/>
      <w:marBottom w:val="0"/>
      <w:divBdr>
        <w:top w:val="none" w:sz="0" w:space="0" w:color="auto"/>
        <w:left w:val="none" w:sz="0" w:space="0" w:color="auto"/>
        <w:bottom w:val="none" w:sz="0" w:space="0" w:color="auto"/>
        <w:right w:val="none" w:sz="0" w:space="0" w:color="auto"/>
      </w:divBdr>
    </w:div>
    <w:div w:id="603803813">
      <w:bodyDiv w:val="1"/>
      <w:marLeft w:val="0"/>
      <w:marRight w:val="0"/>
      <w:marTop w:val="0"/>
      <w:marBottom w:val="0"/>
      <w:divBdr>
        <w:top w:val="none" w:sz="0" w:space="0" w:color="auto"/>
        <w:left w:val="none" w:sz="0" w:space="0" w:color="auto"/>
        <w:bottom w:val="none" w:sz="0" w:space="0" w:color="auto"/>
        <w:right w:val="none" w:sz="0" w:space="0" w:color="auto"/>
      </w:divBdr>
    </w:div>
    <w:div w:id="605960861">
      <w:bodyDiv w:val="1"/>
      <w:marLeft w:val="0"/>
      <w:marRight w:val="0"/>
      <w:marTop w:val="0"/>
      <w:marBottom w:val="0"/>
      <w:divBdr>
        <w:top w:val="none" w:sz="0" w:space="0" w:color="auto"/>
        <w:left w:val="none" w:sz="0" w:space="0" w:color="auto"/>
        <w:bottom w:val="none" w:sz="0" w:space="0" w:color="auto"/>
        <w:right w:val="none" w:sz="0" w:space="0" w:color="auto"/>
      </w:divBdr>
    </w:div>
    <w:div w:id="618683138">
      <w:bodyDiv w:val="1"/>
      <w:marLeft w:val="0"/>
      <w:marRight w:val="0"/>
      <w:marTop w:val="0"/>
      <w:marBottom w:val="0"/>
      <w:divBdr>
        <w:top w:val="none" w:sz="0" w:space="0" w:color="auto"/>
        <w:left w:val="none" w:sz="0" w:space="0" w:color="auto"/>
        <w:bottom w:val="none" w:sz="0" w:space="0" w:color="auto"/>
        <w:right w:val="none" w:sz="0" w:space="0" w:color="auto"/>
      </w:divBdr>
    </w:div>
    <w:div w:id="622228447">
      <w:bodyDiv w:val="1"/>
      <w:marLeft w:val="0"/>
      <w:marRight w:val="0"/>
      <w:marTop w:val="0"/>
      <w:marBottom w:val="0"/>
      <w:divBdr>
        <w:top w:val="none" w:sz="0" w:space="0" w:color="auto"/>
        <w:left w:val="none" w:sz="0" w:space="0" w:color="auto"/>
        <w:bottom w:val="none" w:sz="0" w:space="0" w:color="auto"/>
        <w:right w:val="none" w:sz="0" w:space="0" w:color="auto"/>
      </w:divBdr>
    </w:div>
    <w:div w:id="634606228">
      <w:bodyDiv w:val="1"/>
      <w:marLeft w:val="0"/>
      <w:marRight w:val="0"/>
      <w:marTop w:val="0"/>
      <w:marBottom w:val="0"/>
      <w:divBdr>
        <w:top w:val="none" w:sz="0" w:space="0" w:color="auto"/>
        <w:left w:val="none" w:sz="0" w:space="0" w:color="auto"/>
        <w:bottom w:val="none" w:sz="0" w:space="0" w:color="auto"/>
        <w:right w:val="none" w:sz="0" w:space="0" w:color="auto"/>
      </w:divBdr>
    </w:div>
    <w:div w:id="663052356">
      <w:bodyDiv w:val="1"/>
      <w:marLeft w:val="0"/>
      <w:marRight w:val="0"/>
      <w:marTop w:val="0"/>
      <w:marBottom w:val="0"/>
      <w:divBdr>
        <w:top w:val="none" w:sz="0" w:space="0" w:color="auto"/>
        <w:left w:val="none" w:sz="0" w:space="0" w:color="auto"/>
        <w:bottom w:val="none" w:sz="0" w:space="0" w:color="auto"/>
        <w:right w:val="none" w:sz="0" w:space="0" w:color="auto"/>
      </w:divBdr>
    </w:div>
    <w:div w:id="669405186">
      <w:bodyDiv w:val="1"/>
      <w:marLeft w:val="0"/>
      <w:marRight w:val="0"/>
      <w:marTop w:val="0"/>
      <w:marBottom w:val="0"/>
      <w:divBdr>
        <w:top w:val="none" w:sz="0" w:space="0" w:color="auto"/>
        <w:left w:val="none" w:sz="0" w:space="0" w:color="auto"/>
        <w:bottom w:val="none" w:sz="0" w:space="0" w:color="auto"/>
        <w:right w:val="none" w:sz="0" w:space="0" w:color="auto"/>
      </w:divBdr>
    </w:div>
    <w:div w:id="680666248">
      <w:bodyDiv w:val="1"/>
      <w:marLeft w:val="0"/>
      <w:marRight w:val="0"/>
      <w:marTop w:val="0"/>
      <w:marBottom w:val="0"/>
      <w:divBdr>
        <w:top w:val="none" w:sz="0" w:space="0" w:color="auto"/>
        <w:left w:val="none" w:sz="0" w:space="0" w:color="auto"/>
        <w:bottom w:val="none" w:sz="0" w:space="0" w:color="auto"/>
        <w:right w:val="none" w:sz="0" w:space="0" w:color="auto"/>
      </w:divBdr>
    </w:div>
    <w:div w:id="685449628">
      <w:bodyDiv w:val="1"/>
      <w:marLeft w:val="0"/>
      <w:marRight w:val="0"/>
      <w:marTop w:val="0"/>
      <w:marBottom w:val="0"/>
      <w:divBdr>
        <w:top w:val="none" w:sz="0" w:space="0" w:color="auto"/>
        <w:left w:val="none" w:sz="0" w:space="0" w:color="auto"/>
        <w:bottom w:val="none" w:sz="0" w:space="0" w:color="auto"/>
        <w:right w:val="none" w:sz="0" w:space="0" w:color="auto"/>
      </w:divBdr>
    </w:div>
    <w:div w:id="688140567">
      <w:bodyDiv w:val="1"/>
      <w:marLeft w:val="0"/>
      <w:marRight w:val="0"/>
      <w:marTop w:val="0"/>
      <w:marBottom w:val="0"/>
      <w:divBdr>
        <w:top w:val="none" w:sz="0" w:space="0" w:color="auto"/>
        <w:left w:val="none" w:sz="0" w:space="0" w:color="auto"/>
        <w:bottom w:val="none" w:sz="0" w:space="0" w:color="auto"/>
        <w:right w:val="none" w:sz="0" w:space="0" w:color="auto"/>
      </w:divBdr>
    </w:div>
    <w:div w:id="694381916">
      <w:bodyDiv w:val="1"/>
      <w:marLeft w:val="0"/>
      <w:marRight w:val="0"/>
      <w:marTop w:val="0"/>
      <w:marBottom w:val="0"/>
      <w:divBdr>
        <w:top w:val="none" w:sz="0" w:space="0" w:color="auto"/>
        <w:left w:val="none" w:sz="0" w:space="0" w:color="auto"/>
        <w:bottom w:val="none" w:sz="0" w:space="0" w:color="auto"/>
        <w:right w:val="none" w:sz="0" w:space="0" w:color="auto"/>
      </w:divBdr>
    </w:div>
    <w:div w:id="703947044">
      <w:bodyDiv w:val="1"/>
      <w:marLeft w:val="0"/>
      <w:marRight w:val="0"/>
      <w:marTop w:val="0"/>
      <w:marBottom w:val="0"/>
      <w:divBdr>
        <w:top w:val="none" w:sz="0" w:space="0" w:color="auto"/>
        <w:left w:val="none" w:sz="0" w:space="0" w:color="auto"/>
        <w:bottom w:val="none" w:sz="0" w:space="0" w:color="auto"/>
        <w:right w:val="none" w:sz="0" w:space="0" w:color="auto"/>
      </w:divBdr>
    </w:div>
    <w:div w:id="720326666">
      <w:bodyDiv w:val="1"/>
      <w:marLeft w:val="0"/>
      <w:marRight w:val="0"/>
      <w:marTop w:val="0"/>
      <w:marBottom w:val="0"/>
      <w:divBdr>
        <w:top w:val="none" w:sz="0" w:space="0" w:color="auto"/>
        <w:left w:val="none" w:sz="0" w:space="0" w:color="auto"/>
        <w:bottom w:val="none" w:sz="0" w:space="0" w:color="auto"/>
        <w:right w:val="none" w:sz="0" w:space="0" w:color="auto"/>
      </w:divBdr>
    </w:div>
    <w:div w:id="724375362">
      <w:bodyDiv w:val="1"/>
      <w:marLeft w:val="0"/>
      <w:marRight w:val="0"/>
      <w:marTop w:val="0"/>
      <w:marBottom w:val="0"/>
      <w:divBdr>
        <w:top w:val="none" w:sz="0" w:space="0" w:color="auto"/>
        <w:left w:val="none" w:sz="0" w:space="0" w:color="auto"/>
        <w:bottom w:val="none" w:sz="0" w:space="0" w:color="auto"/>
        <w:right w:val="none" w:sz="0" w:space="0" w:color="auto"/>
      </w:divBdr>
    </w:div>
    <w:div w:id="734279599">
      <w:bodyDiv w:val="1"/>
      <w:marLeft w:val="0"/>
      <w:marRight w:val="0"/>
      <w:marTop w:val="0"/>
      <w:marBottom w:val="0"/>
      <w:divBdr>
        <w:top w:val="none" w:sz="0" w:space="0" w:color="auto"/>
        <w:left w:val="none" w:sz="0" w:space="0" w:color="auto"/>
        <w:bottom w:val="none" w:sz="0" w:space="0" w:color="auto"/>
        <w:right w:val="none" w:sz="0" w:space="0" w:color="auto"/>
      </w:divBdr>
    </w:div>
    <w:div w:id="739794093">
      <w:bodyDiv w:val="1"/>
      <w:marLeft w:val="0"/>
      <w:marRight w:val="0"/>
      <w:marTop w:val="0"/>
      <w:marBottom w:val="0"/>
      <w:divBdr>
        <w:top w:val="none" w:sz="0" w:space="0" w:color="auto"/>
        <w:left w:val="none" w:sz="0" w:space="0" w:color="auto"/>
        <w:bottom w:val="none" w:sz="0" w:space="0" w:color="auto"/>
        <w:right w:val="none" w:sz="0" w:space="0" w:color="auto"/>
      </w:divBdr>
    </w:div>
    <w:div w:id="750926661">
      <w:bodyDiv w:val="1"/>
      <w:marLeft w:val="0"/>
      <w:marRight w:val="0"/>
      <w:marTop w:val="0"/>
      <w:marBottom w:val="0"/>
      <w:divBdr>
        <w:top w:val="none" w:sz="0" w:space="0" w:color="auto"/>
        <w:left w:val="none" w:sz="0" w:space="0" w:color="auto"/>
        <w:bottom w:val="none" w:sz="0" w:space="0" w:color="auto"/>
        <w:right w:val="none" w:sz="0" w:space="0" w:color="auto"/>
      </w:divBdr>
    </w:div>
    <w:div w:id="763457746">
      <w:bodyDiv w:val="1"/>
      <w:marLeft w:val="0"/>
      <w:marRight w:val="0"/>
      <w:marTop w:val="0"/>
      <w:marBottom w:val="0"/>
      <w:divBdr>
        <w:top w:val="none" w:sz="0" w:space="0" w:color="auto"/>
        <w:left w:val="none" w:sz="0" w:space="0" w:color="auto"/>
        <w:bottom w:val="none" w:sz="0" w:space="0" w:color="auto"/>
        <w:right w:val="none" w:sz="0" w:space="0" w:color="auto"/>
      </w:divBdr>
    </w:div>
    <w:div w:id="777144483">
      <w:bodyDiv w:val="1"/>
      <w:marLeft w:val="0"/>
      <w:marRight w:val="0"/>
      <w:marTop w:val="0"/>
      <w:marBottom w:val="0"/>
      <w:divBdr>
        <w:top w:val="none" w:sz="0" w:space="0" w:color="auto"/>
        <w:left w:val="none" w:sz="0" w:space="0" w:color="auto"/>
        <w:bottom w:val="none" w:sz="0" w:space="0" w:color="auto"/>
        <w:right w:val="none" w:sz="0" w:space="0" w:color="auto"/>
      </w:divBdr>
    </w:div>
    <w:div w:id="783885007">
      <w:bodyDiv w:val="1"/>
      <w:marLeft w:val="0"/>
      <w:marRight w:val="0"/>
      <w:marTop w:val="0"/>
      <w:marBottom w:val="0"/>
      <w:divBdr>
        <w:top w:val="none" w:sz="0" w:space="0" w:color="auto"/>
        <w:left w:val="none" w:sz="0" w:space="0" w:color="auto"/>
        <w:bottom w:val="none" w:sz="0" w:space="0" w:color="auto"/>
        <w:right w:val="none" w:sz="0" w:space="0" w:color="auto"/>
      </w:divBdr>
    </w:div>
    <w:div w:id="787503395">
      <w:bodyDiv w:val="1"/>
      <w:marLeft w:val="0"/>
      <w:marRight w:val="0"/>
      <w:marTop w:val="0"/>
      <w:marBottom w:val="0"/>
      <w:divBdr>
        <w:top w:val="none" w:sz="0" w:space="0" w:color="auto"/>
        <w:left w:val="none" w:sz="0" w:space="0" w:color="auto"/>
        <w:bottom w:val="none" w:sz="0" w:space="0" w:color="auto"/>
        <w:right w:val="none" w:sz="0" w:space="0" w:color="auto"/>
      </w:divBdr>
    </w:div>
    <w:div w:id="797146484">
      <w:bodyDiv w:val="1"/>
      <w:marLeft w:val="0"/>
      <w:marRight w:val="0"/>
      <w:marTop w:val="0"/>
      <w:marBottom w:val="0"/>
      <w:divBdr>
        <w:top w:val="none" w:sz="0" w:space="0" w:color="auto"/>
        <w:left w:val="none" w:sz="0" w:space="0" w:color="auto"/>
        <w:bottom w:val="none" w:sz="0" w:space="0" w:color="auto"/>
        <w:right w:val="none" w:sz="0" w:space="0" w:color="auto"/>
      </w:divBdr>
    </w:div>
    <w:div w:id="806167292">
      <w:bodyDiv w:val="1"/>
      <w:marLeft w:val="0"/>
      <w:marRight w:val="0"/>
      <w:marTop w:val="0"/>
      <w:marBottom w:val="0"/>
      <w:divBdr>
        <w:top w:val="none" w:sz="0" w:space="0" w:color="auto"/>
        <w:left w:val="none" w:sz="0" w:space="0" w:color="auto"/>
        <w:bottom w:val="none" w:sz="0" w:space="0" w:color="auto"/>
        <w:right w:val="none" w:sz="0" w:space="0" w:color="auto"/>
      </w:divBdr>
    </w:div>
    <w:div w:id="816800782">
      <w:bodyDiv w:val="1"/>
      <w:marLeft w:val="0"/>
      <w:marRight w:val="0"/>
      <w:marTop w:val="0"/>
      <w:marBottom w:val="0"/>
      <w:divBdr>
        <w:top w:val="none" w:sz="0" w:space="0" w:color="auto"/>
        <w:left w:val="none" w:sz="0" w:space="0" w:color="auto"/>
        <w:bottom w:val="none" w:sz="0" w:space="0" w:color="auto"/>
        <w:right w:val="none" w:sz="0" w:space="0" w:color="auto"/>
      </w:divBdr>
    </w:div>
    <w:div w:id="822504732">
      <w:bodyDiv w:val="1"/>
      <w:marLeft w:val="0"/>
      <w:marRight w:val="0"/>
      <w:marTop w:val="0"/>
      <w:marBottom w:val="0"/>
      <w:divBdr>
        <w:top w:val="none" w:sz="0" w:space="0" w:color="auto"/>
        <w:left w:val="none" w:sz="0" w:space="0" w:color="auto"/>
        <w:bottom w:val="none" w:sz="0" w:space="0" w:color="auto"/>
        <w:right w:val="none" w:sz="0" w:space="0" w:color="auto"/>
      </w:divBdr>
    </w:div>
    <w:div w:id="827787420">
      <w:bodyDiv w:val="1"/>
      <w:marLeft w:val="0"/>
      <w:marRight w:val="0"/>
      <w:marTop w:val="0"/>
      <w:marBottom w:val="0"/>
      <w:divBdr>
        <w:top w:val="none" w:sz="0" w:space="0" w:color="auto"/>
        <w:left w:val="none" w:sz="0" w:space="0" w:color="auto"/>
        <w:bottom w:val="none" w:sz="0" w:space="0" w:color="auto"/>
        <w:right w:val="none" w:sz="0" w:space="0" w:color="auto"/>
      </w:divBdr>
    </w:div>
    <w:div w:id="839009055">
      <w:bodyDiv w:val="1"/>
      <w:marLeft w:val="0"/>
      <w:marRight w:val="0"/>
      <w:marTop w:val="0"/>
      <w:marBottom w:val="0"/>
      <w:divBdr>
        <w:top w:val="none" w:sz="0" w:space="0" w:color="auto"/>
        <w:left w:val="none" w:sz="0" w:space="0" w:color="auto"/>
        <w:bottom w:val="none" w:sz="0" w:space="0" w:color="auto"/>
        <w:right w:val="none" w:sz="0" w:space="0" w:color="auto"/>
      </w:divBdr>
    </w:div>
    <w:div w:id="855728155">
      <w:bodyDiv w:val="1"/>
      <w:marLeft w:val="0"/>
      <w:marRight w:val="0"/>
      <w:marTop w:val="0"/>
      <w:marBottom w:val="0"/>
      <w:divBdr>
        <w:top w:val="none" w:sz="0" w:space="0" w:color="auto"/>
        <w:left w:val="none" w:sz="0" w:space="0" w:color="auto"/>
        <w:bottom w:val="none" w:sz="0" w:space="0" w:color="auto"/>
        <w:right w:val="none" w:sz="0" w:space="0" w:color="auto"/>
      </w:divBdr>
    </w:div>
    <w:div w:id="859972406">
      <w:bodyDiv w:val="1"/>
      <w:marLeft w:val="0"/>
      <w:marRight w:val="0"/>
      <w:marTop w:val="0"/>
      <w:marBottom w:val="0"/>
      <w:divBdr>
        <w:top w:val="none" w:sz="0" w:space="0" w:color="auto"/>
        <w:left w:val="none" w:sz="0" w:space="0" w:color="auto"/>
        <w:bottom w:val="none" w:sz="0" w:space="0" w:color="auto"/>
        <w:right w:val="none" w:sz="0" w:space="0" w:color="auto"/>
      </w:divBdr>
    </w:div>
    <w:div w:id="864637822">
      <w:bodyDiv w:val="1"/>
      <w:marLeft w:val="0"/>
      <w:marRight w:val="0"/>
      <w:marTop w:val="0"/>
      <w:marBottom w:val="0"/>
      <w:divBdr>
        <w:top w:val="none" w:sz="0" w:space="0" w:color="auto"/>
        <w:left w:val="none" w:sz="0" w:space="0" w:color="auto"/>
        <w:bottom w:val="none" w:sz="0" w:space="0" w:color="auto"/>
        <w:right w:val="none" w:sz="0" w:space="0" w:color="auto"/>
      </w:divBdr>
    </w:div>
    <w:div w:id="878203253">
      <w:bodyDiv w:val="1"/>
      <w:marLeft w:val="0"/>
      <w:marRight w:val="0"/>
      <w:marTop w:val="0"/>
      <w:marBottom w:val="0"/>
      <w:divBdr>
        <w:top w:val="none" w:sz="0" w:space="0" w:color="auto"/>
        <w:left w:val="none" w:sz="0" w:space="0" w:color="auto"/>
        <w:bottom w:val="none" w:sz="0" w:space="0" w:color="auto"/>
        <w:right w:val="none" w:sz="0" w:space="0" w:color="auto"/>
      </w:divBdr>
    </w:div>
    <w:div w:id="886256515">
      <w:bodyDiv w:val="1"/>
      <w:marLeft w:val="0"/>
      <w:marRight w:val="0"/>
      <w:marTop w:val="0"/>
      <w:marBottom w:val="0"/>
      <w:divBdr>
        <w:top w:val="none" w:sz="0" w:space="0" w:color="auto"/>
        <w:left w:val="none" w:sz="0" w:space="0" w:color="auto"/>
        <w:bottom w:val="none" w:sz="0" w:space="0" w:color="auto"/>
        <w:right w:val="none" w:sz="0" w:space="0" w:color="auto"/>
      </w:divBdr>
    </w:div>
    <w:div w:id="896866233">
      <w:bodyDiv w:val="1"/>
      <w:marLeft w:val="0"/>
      <w:marRight w:val="0"/>
      <w:marTop w:val="0"/>
      <w:marBottom w:val="0"/>
      <w:divBdr>
        <w:top w:val="none" w:sz="0" w:space="0" w:color="auto"/>
        <w:left w:val="none" w:sz="0" w:space="0" w:color="auto"/>
        <w:bottom w:val="none" w:sz="0" w:space="0" w:color="auto"/>
        <w:right w:val="none" w:sz="0" w:space="0" w:color="auto"/>
      </w:divBdr>
    </w:div>
    <w:div w:id="924993811">
      <w:bodyDiv w:val="1"/>
      <w:marLeft w:val="0"/>
      <w:marRight w:val="0"/>
      <w:marTop w:val="0"/>
      <w:marBottom w:val="0"/>
      <w:divBdr>
        <w:top w:val="none" w:sz="0" w:space="0" w:color="auto"/>
        <w:left w:val="none" w:sz="0" w:space="0" w:color="auto"/>
        <w:bottom w:val="none" w:sz="0" w:space="0" w:color="auto"/>
        <w:right w:val="none" w:sz="0" w:space="0" w:color="auto"/>
      </w:divBdr>
    </w:div>
    <w:div w:id="928581140">
      <w:bodyDiv w:val="1"/>
      <w:marLeft w:val="0"/>
      <w:marRight w:val="0"/>
      <w:marTop w:val="0"/>
      <w:marBottom w:val="0"/>
      <w:divBdr>
        <w:top w:val="none" w:sz="0" w:space="0" w:color="auto"/>
        <w:left w:val="none" w:sz="0" w:space="0" w:color="auto"/>
        <w:bottom w:val="none" w:sz="0" w:space="0" w:color="auto"/>
        <w:right w:val="none" w:sz="0" w:space="0" w:color="auto"/>
      </w:divBdr>
    </w:div>
    <w:div w:id="938370012">
      <w:bodyDiv w:val="1"/>
      <w:marLeft w:val="0"/>
      <w:marRight w:val="0"/>
      <w:marTop w:val="0"/>
      <w:marBottom w:val="0"/>
      <w:divBdr>
        <w:top w:val="none" w:sz="0" w:space="0" w:color="auto"/>
        <w:left w:val="none" w:sz="0" w:space="0" w:color="auto"/>
        <w:bottom w:val="none" w:sz="0" w:space="0" w:color="auto"/>
        <w:right w:val="none" w:sz="0" w:space="0" w:color="auto"/>
      </w:divBdr>
    </w:div>
    <w:div w:id="949891777">
      <w:bodyDiv w:val="1"/>
      <w:marLeft w:val="0"/>
      <w:marRight w:val="0"/>
      <w:marTop w:val="0"/>
      <w:marBottom w:val="0"/>
      <w:divBdr>
        <w:top w:val="none" w:sz="0" w:space="0" w:color="auto"/>
        <w:left w:val="none" w:sz="0" w:space="0" w:color="auto"/>
        <w:bottom w:val="none" w:sz="0" w:space="0" w:color="auto"/>
        <w:right w:val="none" w:sz="0" w:space="0" w:color="auto"/>
      </w:divBdr>
    </w:div>
    <w:div w:id="971641335">
      <w:bodyDiv w:val="1"/>
      <w:marLeft w:val="0"/>
      <w:marRight w:val="0"/>
      <w:marTop w:val="0"/>
      <w:marBottom w:val="0"/>
      <w:divBdr>
        <w:top w:val="none" w:sz="0" w:space="0" w:color="auto"/>
        <w:left w:val="none" w:sz="0" w:space="0" w:color="auto"/>
        <w:bottom w:val="none" w:sz="0" w:space="0" w:color="auto"/>
        <w:right w:val="none" w:sz="0" w:space="0" w:color="auto"/>
      </w:divBdr>
    </w:div>
    <w:div w:id="980309273">
      <w:bodyDiv w:val="1"/>
      <w:marLeft w:val="0"/>
      <w:marRight w:val="0"/>
      <w:marTop w:val="0"/>
      <w:marBottom w:val="0"/>
      <w:divBdr>
        <w:top w:val="none" w:sz="0" w:space="0" w:color="auto"/>
        <w:left w:val="none" w:sz="0" w:space="0" w:color="auto"/>
        <w:bottom w:val="none" w:sz="0" w:space="0" w:color="auto"/>
        <w:right w:val="none" w:sz="0" w:space="0" w:color="auto"/>
      </w:divBdr>
    </w:div>
    <w:div w:id="1002853390">
      <w:bodyDiv w:val="1"/>
      <w:marLeft w:val="0"/>
      <w:marRight w:val="0"/>
      <w:marTop w:val="0"/>
      <w:marBottom w:val="0"/>
      <w:divBdr>
        <w:top w:val="none" w:sz="0" w:space="0" w:color="auto"/>
        <w:left w:val="none" w:sz="0" w:space="0" w:color="auto"/>
        <w:bottom w:val="none" w:sz="0" w:space="0" w:color="auto"/>
        <w:right w:val="none" w:sz="0" w:space="0" w:color="auto"/>
      </w:divBdr>
    </w:div>
    <w:div w:id="1029179763">
      <w:bodyDiv w:val="1"/>
      <w:marLeft w:val="0"/>
      <w:marRight w:val="0"/>
      <w:marTop w:val="0"/>
      <w:marBottom w:val="0"/>
      <w:divBdr>
        <w:top w:val="none" w:sz="0" w:space="0" w:color="auto"/>
        <w:left w:val="none" w:sz="0" w:space="0" w:color="auto"/>
        <w:bottom w:val="none" w:sz="0" w:space="0" w:color="auto"/>
        <w:right w:val="none" w:sz="0" w:space="0" w:color="auto"/>
      </w:divBdr>
    </w:div>
    <w:div w:id="1042098209">
      <w:bodyDiv w:val="1"/>
      <w:marLeft w:val="0"/>
      <w:marRight w:val="0"/>
      <w:marTop w:val="0"/>
      <w:marBottom w:val="0"/>
      <w:divBdr>
        <w:top w:val="none" w:sz="0" w:space="0" w:color="auto"/>
        <w:left w:val="none" w:sz="0" w:space="0" w:color="auto"/>
        <w:bottom w:val="none" w:sz="0" w:space="0" w:color="auto"/>
        <w:right w:val="none" w:sz="0" w:space="0" w:color="auto"/>
      </w:divBdr>
    </w:div>
    <w:div w:id="1043410598">
      <w:bodyDiv w:val="1"/>
      <w:marLeft w:val="0"/>
      <w:marRight w:val="0"/>
      <w:marTop w:val="0"/>
      <w:marBottom w:val="0"/>
      <w:divBdr>
        <w:top w:val="none" w:sz="0" w:space="0" w:color="auto"/>
        <w:left w:val="none" w:sz="0" w:space="0" w:color="auto"/>
        <w:bottom w:val="none" w:sz="0" w:space="0" w:color="auto"/>
        <w:right w:val="none" w:sz="0" w:space="0" w:color="auto"/>
      </w:divBdr>
    </w:div>
    <w:div w:id="1045567385">
      <w:bodyDiv w:val="1"/>
      <w:marLeft w:val="0"/>
      <w:marRight w:val="0"/>
      <w:marTop w:val="0"/>
      <w:marBottom w:val="0"/>
      <w:divBdr>
        <w:top w:val="none" w:sz="0" w:space="0" w:color="auto"/>
        <w:left w:val="none" w:sz="0" w:space="0" w:color="auto"/>
        <w:bottom w:val="none" w:sz="0" w:space="0" w:color="auto"/>
        <w:right w:val="none" w:sz="0" w:space="0" w:color="auto"/>
      </w:divBdr>
    </w:div>
    <w:div w:id="1046104162">
      <w:bodyDiv w:val="1"/>
      <w:marLeft w:val="0"/>
      <w:marRight w:val="0"/>
      <w:marTop w:val="0"/>
      <w:marBottom w:val="0"/>
      <w:divBdr>
        <w:top w:val="none" w:sz="0" w:space="0" w:color="auto"/>
        <w:left w:val="none" w:sz="0" w:space="0" w:color="auto"/>
        <w:bottom w:val="none" w:sz="0" w:space="0" w:color="auto"/>
        <w:right w:val="none" w:sz="0" w:space="0" w:color="auto"/>
      </w:divBdr>
    </w:div>
    <w:div w:id="1075012714">
      <w:bodyDiv w:val="1"/>
      <w:marLeft w:val="0"/>
      <w:marRight w:val="0"/>
      <w:marTop w:val="0"/>
      <w:marBottom w:val="0"/>
      <w:divBdr>
        <w:top w:val="none" w:sz="0" w:space="0" w:color="auto"/>
        <w:left w:val="none" w:sz="0" w:space="0" w:color="auto"/>
        <w:bottom w:val="none" w:sz="0" w:space="0" w:color="auto"/>
        <w:right w:val="none" w:sz="0" w:space="0" w:color="auto"/>
      </w:divBdr>
    </w:div>
    <w:div w:id="1076977904">
      <w:bodyDiv w:val="1"/>
      <w:marLeft w:val="0"/>
      <w:marRight w:val="0"/>
      <w:marTop w:val="0"/>
      <w:marBottom w:val="0"/>
      <w:divBdr>
        <w:top w:val="none" w:sz="0" w:space="0" w:color="auto"/>
        <w:left w:val="none" w:sz="0" w:space="0" w:color="auto"/>
        <w:bottom w:val="none" w:sz="0" w:space="0" w:color="auto"/>
        <w:right w:val="none" w:sz="0" w:space="0" w:color="auto"/>
      </w:divBdr>
    </w:div>
    <w:div w:id="1087111997">
      <w:bodyDiv w:val="1"/>
      <w:marLeft w:val="0"/>
      <w:marRight w:val="0"/>
      <w:marTop w:val="0"/>
      <w:marBottom w:val="0"/>
      <w:divBdr>
        <w:top w:val="none" w:sz="0" w:space="0" w:color="auto"/>
        <w:left w:val="none" w:sz="0" w:space="0" w:color="auto"/>
        <w:bottom w:val="none" w:sz="0" w:space="0" w:color="auto"/>
        <w:right w:val="none" w:sz="0" w:space="0" w:color="auto"/>
      </w:divBdr>
    </w:div>
    <w:div w:id="1095785887">
      <w:bodyDiv w:val="1"/>
      <w:marLeft w:val="0"/>
      <w:marRight w:val="0"/>
      <w:marTop w:val="0"/>
      <w:marBottom w:val="0"/>
      <w:divBdr>
        <w:top w:val="none" w:sz="0" w:space="0" w:color="auto"/>
        <w:left w:val="none" w:sz="0" w:space="0" w:color="auto"/>
        <w:bottom w:val="none" w:sz="0" w:space="0" w:color="auto"/>
        <w:right w:val="none" w:sz="0" w:space="0" w:color="auto"/>
      </w:divBdr>
    </w:div>
    <w:div w:id="1107776942">
      <w:bodyDiv w:val="1"/>
      <w:marLeft w:val="0"/>
      <w:marRight w:val="0"/>
      <w:marTop w:val="0"/>
      <w:marBottom w:val="0"/>
      <w:divBdr>
        <w:top w:val="none" w:sz="0" w:space="0" w:color="auto"/>
        <w:left w:val="none" w:sz="0" w:space="0" w:color="auto"/>
        <w:bottom w:val="none" w:sz="0" w:space="0" w:color="auto"/>
        <w:right w:val="none" w:sz="0" w:space="0" w:color="auto"/>
      </w:divBdr>
    </w:div>
    <w:div w:id="1110320373">
      <w:bodyDiv w:val="1"/>
      <w:marLeft w:val="0"/>
      <w:marRight w:val="0"/>
      <w:marTop w:val="0"/>
      <w:marBottom w:val="0"/>
      <w:divBdr>
        <w:top w:val="none" w:sz="0" w:space="0" w:color="auto"/>
        <w:left w:val="none" w:sz="0" w:space="0" w:color="auto"/>
        <w:bottom w:val="none" w:sz="0" w:space="0" w:color="auto"/>
        <w:right w:val="none" w:sz="0" w:space="0" w:color="auto"/>
      </w:divBdr>
    </w:div>
    <w:div w:id="1111440485">
      <w:bodyDiv w:val="1"/>
      <w:marLeft w:val="0"/>
      <w:marRight w:val="0"/>
      <w:marTop w:val="0"/>
      <w:marBottom w:val="0"/>
      <w:divBdr>
        <w:top w:val="none" w:sz="0" w:space="0" w:color="auto"/>
        <w:left w:val="none" w:sz="0" w:space="0" w:color="auto"/>
        <w:bottom w:val="none" w:sz="0" w:space="0" w:color="auto"/>
        <w:right w:val="none" w:sz="0" w:space="0" w:color="auto"/>
      </w:divBdr>
    </w:div>
    <w:div w:id="1126200357">
      <w:bodyDiv w:val="1"/>
      <w:marLeft w:val="0"/>
      <w:marRight w:val="0"/>
      <w:marTop w:val="0"/>
      <w:marBottom w:val="0"/>
      <w:divBdr>
        <w:top w:val="none" w:sz="0" w:space="0" w:color="auto"/>
        <w:left w:val="none" w:sz="0" w:space="0" w:color="auto"/>
        <w:bottom w:val="none" w:sz="0" w:space="0" w:color="auto"/>
        <w:right w:val="none" w:sz="0" w:space="0" w:color="auto"/>
      </w:divBdr>
    </w:div>
    <w:div w:id="1141113645">
      <w:bodyDiv w:val="1"/>
      <w:marLeft w:val="0"/>
      <w:marRight w:val="0"/>
      <w:marTop w:val="0"/>
      <w:marBottom w:val="0"/>
      <w:divBdr>
        <w:top w:val="none" w:sz="0" w:space="0" w:color="auto"/>
        <w:left w:val="none" w:sz="0" w:space="0" w:color="auto"/>
        <w:bottom w:val="none" w:sz="0" w:space="0" w:color="auto"/>
        <w:right w:val="none" w:sz="0" w:space="0" w:color="auto"/>
      </w:divBdr>
    </w:div>
    <w:div w:id="1142114065">
      <w:bodyDiv w:val="1"/>
      <w:marLeft w:val="0"/>
      <w:marRight w:val="0"/>
      <w:marTop w:val="0"/>
      <w:marBottom w:val="0"/>
      <w:divBdr>
        <w:top w:val="none" w:sz="0" w:space="0" w:color="auto"/>
        <w:left w:val="none" w:sz="0" w:space="0" w:color="auto"/>
        <w:bottom w:val="none" w:sz="0" w:space="0" w:color="auto"/>
        <w:right w:val="none" w:sz="0" w:space="0" w:color="auto"/>
      </w:divBdr>
    </w:div>
    <w:div w:id="1144666629">
      <w:bodyDiv w:val="1"/>
      <w:marLeft w:val="0"/>
      <w:marRight w:val="0"/>
      <w:marTop w:val="0"/>
      <w:marBottom w:val="0"/>
      <w:divBdr>
        <w:top w:val="none" w:sz="0" w:space="0" w:color="auto"/>
        <w:left w:val="none" w:sz="0" w:space="0" w:color="auto"/>
        <w:bottom w:val="none" w:sz="0" w:space="0" w:color="auto"/>
        <w:right w:val="none" w:sz="0" w:space="0" w:color="auto"/>
      </w:divBdr>
    </w:div>
    <w:div w:id="1146629453">
      <w:bodyDiv w:val="1"/>
      <w:marLeft w:val="0"/>
      <w:marRight w:val="0"/>
      <w:marTop w:val="0"/>
      <w:marBottom w:val="0"/>
      <w:divBdr>
        <w:top w:val="none" w:sz="0" w:space="0" w:color="auto"/>
        <w:left w:val="none" w:sz="0" w:space="0" w:color="auto"/>
        <w:bottom w:val="none" w:sz="0" w:space="0" w:color="auto"/>
        <w:right w:val="none" w:sz="0" w:space="0" w:color="auto"/>
      </w:divBdr>
    </w:div>
    <w:div w:id="1151095074">
      <w:bodyDiv w:val="1"/>
      <w:marLeft w:val="0"/>
      <w:marRight w:val="0"/>
      <w:marTop w:val="0"/>
      <w:marBottom w:val="0"/>
      <w:divBdr>
        <w:top w:val="none" w:sz="0" w:space="0" w:color="auto"/>
        <w:left w:val="none" w:sz="0" w:space="0" w:color="auto"/>
        <w:bottom w:val="none" w:sz="0" w:space="0" w:color="auto"/>
        <w:right w:val="none" w:sz="0" w:space="0" w:color="auto"/>
      </w:divBdr>
    </w:div>
    <w:div w:id="1154948577">
      <w:bodyDiv w:val="1"/>
      <w:marLeft w:val="0"/>
      <w:marRight w:val="0"/>
      <w:marTop w:val="0"/>
      <w:marBottom w:val="0"/>
      <w:divBdr>
        <w:top w:val="none" w:sz="0" w:space="0" w:color="auto"/>
        <w:left w:val="none" w:sz="0" w:space="0" w:color="auto"/>
        <w:bottom w:val="none" w:sz="0" w:space="0" w:color="auto"/>
        <w:right w:val="none" w:sz="0" w:space="0" w:color="auto"/>
      </w:divBdr>
    </w:div>
    <w:div w:id="1173839824">
      <w:bodyDiv w:val="1"/>
      <w:marLeft w:val="0"/>
      <w:marRight w:val="0"/>
      <w:marTop w:val="0"/>
      <w:marBottom w:val="0"/>
      <w:divBdr>
        <w:top w:val="none" w:sz="0" w:space="0" w:color="auto"/>
        <w:left w:val="none" w:sz="0" w:space="0" w:color="auto"/>
        <w:bottom w:val="none" w:sz="0" w:space="0" w:color="auto"/>
        <w:right w:val="none" w:sz="0" w:space="0" w:color="auto"/>
      </w:divBdr>
    </w:div>
    <w:div w:id="1176387049">
      <w:bodyDiv w:val="1"/>
      <w:marLeft w:val="0"/>
      <w:marRight w:val="0"/>
      <w:marTop w:val="0"/>
      <w:marBottom w:val="0"/>
      <w:divBdr>
        <w:top w:val="none" w:sz="0" w:space="0" w:color="auto"/>
        <w:left w:val="none" w:sz="0" w:space="0" w:color="auto"/>
        <w:bottom w:val="none" w:sz="0" w:space="0" w:color="auto"/>
        <w:right w:val="none" w:sz="0" w:space="0" w:color="auto"/>
      </w:divBdr>
    </w:div>
    <w:div w:id="1187603120">
      <w:bodyDiv w:val="1"/>
      <w:marLeft w:val="0"/>
      <w:marRight w:val="0"/>
      <w:marTop w:val="0"/>
      <w:marBottom w:val="0"/>
      <w:divBdr>
        <w:top w:val="none" w:sz="0" w:space="0" w:color="auto"/>
        <w:left w:val="none" w:sz="0" w:space="0" w:color="auto"/>
        <w:bottom w:val="none" w:sz="0" w:space="0" w:color="auto"/>
        <w:right w:val="none" w:sz="0" w:space="0" w:color="auto"/>
      </w:divBdr>
    </w:div>
    <w:div w:id="1195076518">
      <w:bodyDiv w:val="1"/>
      <w:marLeft w:val="0"/>
      <w:marRight w:val="0"/>
      <w:marTop w:val="0"/>
      <w:marBottom w:val="0"/>
      <w:divBdr>
        <w:top w:val="none" w:sz="0" w:space="0" w:color="auto"/>
        <w:left w:val="none" w:sz="0" w:space="0" w:color="auto"/>
        <w:bottom w:val="none" w:sz="0" w:space="0" w:color="auto"/>
        <w:right w:val="none" w:sz="0" w:space="0" w:color="auto"/>
      </w:divBdr>
    </w:div>
    <w:div w:id="1207983077">
      <w:bodyDiv w:val="1"/>
      <w:marLeft w:val="0"/>
      <w:marRight w:val="0"/>
      <w:marTop w:val="0"/>
      <w:marBottom w:val="0"/>
      <w:divBdr>
        <w:top w:val="none" w:sz="0" w:space="0" w:color="auto"/>
        <w:left w:val="none" w:sz="0" w:space="0" w:color="auto"/>
        <w:bottom w:val="none" w:sz="0" w:space="0" w:color="auto"/>
        <w:right w:val="none" w:sz="0" w:space="0" w:color="auto"/>
      </w:divBdr>
    </w:div>
    <w:div w:id="1220827534">
      <w:bodyDiv w:val="1"/>
      <w:marLeft w:val="0"/>
      <w:marRight w:val="0"/>
      <w:marTop w:val="0"/>
      <w:marBottom w:val="0"/>
      <w:divBdr>
        <w:top w:val="none" w:sz="0" w:space="0" w:color="auto"/>
        <w:left w:val="none" w:sz="0" w:space="0" w:color="auto"/>
        <w:bottom w:val="none" w:sz="0" w:space="0" w:color="auto"/>
        <w:right w:val="none" w:sz="0" w:space="0" w:color="auto"/>
      </w:divBdr>
    </w:div>
    <w:div w:id="1222908319">
      <w:bodyDiv w:val="1"/>
      <w:marLeft w:val="0"/>
      <w:marRight w:val="0"/>
      <w:marTop w:val="0"/>
      <w:marBottom w:val="0"/>
      <w:divBdr>
        <w:top w:val="none" w:sz="0" w:space="0" w:color="auto"/>
        <w:left w:val="none" w:sz="0" w:space="0" w:color="auto"/>
        <w:bottom w:val="none" w:sz="0" w:space="0" w:color="auto"/>
        <w:right w:val="none" w:sz="0" w:space="0" w:color="auto"/>
      </w:divBdr>
    </w:div>
    <w:div w:id="1233999729">
      <w:bodyDiv w:val="1"/>
      <w:marLeft w:val="0"/>
      <w:marRight w:val="0"/>
      <w:marTop w:val="0"/>
      <w:marBottom w:val="0"/>
      <w:divBdr>
        <w:top w:val="none" w:sz="0" w:space="0" w:color="auto"/>
        <w:left w:val="none" w:sz="0" w:space="0" w:color="auto"/>
        <w:bottom w:val="none" w:sz="0" w:space="0" w:color="auto"/>
        <w:right w:val="none" w:sz="0" w:space="0" w:color="auto"/>
      </w:divBdr>
    </w:div>
    <w:div w:id="1257978233">
      <w:bodyDiv w:val="1"/>
      <w:marLeft w:val="0"/>
      <w:marRight w:val="0"/>
      <w:marTop w:val="0"/>
      <w:marBottom w:val="0"/>
      <w:divBdr>
        <w:top w:val="none" w:sz="0" w:space="0" w:color="auto"/>
        <w:left w:val="none" w:sz="0" w:space="0" w:color="auto"/>
        <w:bottom w:val="none" w:sz="0" w:space="0" w:color="auto"/>
        <w:right w:val="none" w:sz="0" w:space="0" w:color="auto"/>
      </w:divBdr>
    </w:div>
    <w:div w:id="1282029590">
      <w:bodyDiv w:val="1"/>
      <w:marLeft w:val="0"/>
      <w:marRight w:val="0"/>
      <w:marTop w:val="0"/>
      <w:marBottom w:val="0"/>
      <w:divBdr>
        <w:top w:val="none" w:sz="0" w:space="0" w:color="auto"/>
        <w:left w:val="none" w:sz="0" w:space="0" w:color="auto"/>
        <w:bottom w:val="none" w:sz="0" w:space="0" w:color="auto"/>
        <w:right w:val="none" w:sz="0" w:space="0" w:color="auto"/>
      </w:divBdr>
    </w:div>
    <w:div w:id="1287931686">
      <w:bodyDiv w:val="1"/>
      <w:marLeft w:val="0"/>
      <w:marRight w:val="0"/>
      <w:marTop w:val="0"/>
      <w:marBottom w:val="0"/>
      <w:divBdr>
        <w:top w:val="none" w:sz="0" w:space="0" w:color="auto"/>
        <w:left w:val="none" w:sz="0" w:space="0" w:color="auto"/>
        <w:bottom w:val="none" w:sz="0" w:space="0" w:color="auto"/>
        <w:right w:val="none" w:sz="0" w:space="0" w:color="auto"/>
      </w:divBdr>
    </w:div>
    <w:div w:id="1336109404">
      <w:bodyDiv w:val="1"/>
      <w:marLeft w:val="0"/>
      <w:marRight w:val="0"/>
      <w:marTop w:val="0"/>
      <w:marBottom w:val="0"/>
      <w:divBdr>
        <w:top w:val="none" w:sz="0" w:space="0" w:color="auto"/>
        <w:left w:val="none" w:sz="0" w:space="0" w:color="auto"/>
        <w:bottom w:val="none" w:sz="0" w:space="0" w:color="auto"/>
        <w:right w:val="none" w:sz="0" w:space="0" w:color="auto"/>
      </w:divBdr>
    </w:div>
    <w:div w:id="1337342754">
      <w:bodyDiv w:val="1"/>
      <w:marLeft w:val="0"/>
      <w:marRight w:val="0"/>
      <w:marTop w:val="0"/>
      <w:marBottom w:val="0"/>
      <w:divBdr>
        <w:top w:val="none" w:sz="0" w:space="0" w:color="auto"/>
        <w:left w:val="none" w:sz="0" w:space="0" w:color="auto"/>
        <w:bottom w:val="none" w:sz="0" w:space="0" w:color="auto"/>
        <w:right w:val="none" w:sz="0" w:space="0" w:color="auto"/>
      </w:divBdr>
    </w:div>
    <w:div w:id="1341085500">
      <w:bodyDiv w:val="1"/>
      <w:marLeft w:val="0"/>
      <w:marRight w:val="0"/>
      <w:marTop w:val="0"/>
      <w:marBottom w:val="0"/>
      <w:divBdr>
        <w:top w:val="none" w:sz="0" w:space="0" w:color="auto"/>
        <w:left w:val="none" w:sz="0" w:space="0" w:color="auto"/>
        <w:bottom w:val="none" w:sz="0" w:space="0" w:color="auto"/>
        <w:right w:val="none" w:sz="0" w:space="0" w:color="auto"/>
      </w:divBdr>
    </w:div>
    <w:div w:id="1358044428">
      <w:bodyDiv w:val="1"/>
      <w:marLeft w:val="0"/>
      <w:marRight w:val="0"/>
      <w:marTop w:val="0"/>
      <w:marBottom w:val="0"/>
      <w:divBdr>
        <w:top w:val="none" w:sz="0" w:space="0" w:color="auto"/>
        <w:left w:val="none" w:sz="0" w:space="0" w:color="auto"/>
        <w:bottom w:val="none" w:sz="0" w:space="0" w:color="auto"/>
        <w:right w:val="none" w:sz="0" w:space="0" w:color="auto"/>
      </w:divBdr>
    </w:div>
    <w:div w:id="1373993824">
      <w:bodyDiv w:val="1"/>
      <w:marLeft w:val="0"/>
      <w:marRight w:val="0"/>
      <w:marTop w:val="0"/>
      <w:marBottom w:val="0"/>
      <w:divBdr>
        <w:top w:val="none" w:sz="0" w:space="0" w:color="auto"/>
        <w:left w:val="none" w:sz="0" w:space="0" w:color="auto"/>
        <w:bottom w:val="none" w:sz="0" w:space="0" w:color="auto"/>
        <w:right w:val="none" w:sz="0" w:space="0" w:color="auto"/>
      </w:divBdr>
    </w:div>
    <w:div w:id="1381126827">
      <w:bodyDiv w:val="1"/>
      <w:marLeft w:val="0"/>
      <w:marRight w:val="0"/>
      <w:marTop w:val="0"/>
      <w:marBottom w:val="0"/>
      <w:divBdr>
        <w:top w:val="none" w:sz="0" w:space="0" w:color="auto"/>
        <w:left w:val="none" w:sz="0" w:space="0" w:color="auto"/>
        <w:bottom w:val="none" w:sz="0" w:space="0" w:color="auto"/>
        <w:right w:val="none" w:sz="0" w:space="0" w:color="auto"/>
      </w:divBdr>
      <w:divsChild>
        <w:div w:id="2048066682">
          <w:marLeft w:val="-420"/>
          <w:marRight w:val="0"/>
          <w:marTop w:val="0"/>
          <w:marBottom w:val="0"/>
          <w:divBdr>
            <w:top w:val="none" w:sz="0" w:space="0" w:color="auto"/>
            <w:left w:val="none" w:sz="0" w:space="0" w:color="auto"/>
            <w:bottom w:val="none" w:sz="0" w:space="0" w:color="auto"/>
            <w:right w:val="none" w:sz="0" w:space="0" w:color="auto"/>
          </w:divBdr>
          <w:divsChild>
            <w:div w:id="2105032068">
              <w:marLeft w:val="0"/>
              <w:marRight w:val="0"/>
              <w:marTop w:val="0"/>
              <w:marBottom w:val="0"/>
              <w:divBdr>
                <w:top w:val="none" w:sz="0" w:space="0" w:color="auto"/>
                <w:left w:val="none" w:sz="0" w:space="0" w:color="auto"/>
                <w:bottom w:val="none" w:sz="0" w:space="0" w:color="auto"/>
                <w:right w:val="none" w:sz="0" w:space="0" w:color="auto"/>
              </w:divBdr>
              <w:divsChild>
                <w:div w:id="920065783">
                  <w:marLeft w:val="0"/>
                  <w:marRight w:val="0"/>
                  <w:marTop w:val="0"/>
                  <w:marBottom w:val="0"/>
                  <w:divBdr>
                    <w:top w:val="none" w:sz="0" w:space="0" w:color="auto"/>
                    <w:left w:val="none" w:sz="0" w:space="0" w:color="auto"/>
                    <w:bottom w:val="none" w:sz="0" w:space="0" w:color="auto"/>
                    <w:right w:val="none" w:sz="0" w:space="0" w:color="auto"/>
                  </w:divBdr>
                  <w:divsChild>
                    <w:div w:id="280309834">
                      <w:marLeft w:val="0"/>
                      <w:marRight w:val="0"/>
                      <w:marTop w:val="0"/>
                      <w:marBottom w:val="0"/>
                      <w:divBdr>
                        <w:top w:val="none" w:sz="0" w:space="0" w:color="auto"/>
                        <w:left w:val="none" w:sz="0" w:space="0" w:color="auto"/>
                        <w:bottom w:val="none" w:sz="0" w:space="0" w:color="auto"/>
                        <w:right w:val="none" w:sz="0" w:space="0" w:color="auto"/>
                      </w:divBdr>
                    </w:div>
                    <w:div w:id="4818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283217">
      <w:bodyDiv w:val="1"/>
      <w:marLeft w:val="0"/>
      <w:marRight w:val="0"/>
      <w:marTop w:val="0"/>
      <w:marBottom w:val="0"/>
      <w:divBdr>
        <w:top w:val="none" w:sz="0" w:space="0" w:color="auto"/>
        <w:left w:val="none" w:sz="0" w:space="0" w:color="auto"/>
        <w:bottom w:val="none" w:sz="0" w:space="0" w:color="auto"/>
        <w:right w:val="none" w:sz="0" w:space="0" w:color="auto"/>
      </w:divBdr>
    </w:div>
    <w:div w:id="1422919415">
      <w:bodyDiv w:val="1"/>
      <w:marLeft w:val="0"/>
      <w:marRight w:val="0"/>
      <w:marTop w:val="0"/>
      <w:marBottom w:val="0"/>
      <w:divBdr>
        <w:top w:val="none" w:sz="0" w:space="0" w:color="auto"/>
        <w:left w:val="none" w:sz="0" w:space="0" w:color="auto"/>
        <w:bottom w:val="none" w:sz="0" w:space="0" w:color="auto"/>
        <w:right w:val="none" w:sz="0" w:space="0" w:color="auto"/>
      </w:divBdr>
    </w:div>
    <w:div w:id="1444375347">
      <w:bodyDiv w:val="1"/>
      <w:marLeft w:val="0"/>
      <w:marRight w:val="0"/>
      <w:marTop w:val="0"/>
      <w:marBottom w:val="0"/>
      <w:divBdr>
        <w:top w:val="none" w:sz="0" w:space="0" w:color="auto"/>
        <w:left w:val="none" w:sz="0" w:space="0" w:color="auto"/>
        <w:bottom w:val="none" w:sz="0" w:space="0" w:color="auto"/>
        <w:right w:val="none" w:sz="0" w:space="0" w:color="auto"/>
      </w:divBdr>
    </w:div>
    <w:div w:id="1462069666">
      <w:bodyDiv w:val="1"/>
      <w:marLeft w:val="0"/>
      <w:marRight w:val="0"/>
      <w:marTop w:val="0"/>
      <w:marBottom w:val="0"/>
      <w:divBdr>
        <w:top w:val="none" w:sz="0" w:space="0" w:color="auto"/>
        <w:left w:val="none" w:sz="0" w:space="0" w:color="auto"/>
        <w:bottom w:val="none" w:sz="0" w:space="0" w:color="auto"/>
        <w:right w:val="none" w:sz="0" w:space="0" w:color="auto"/>
      </w:divBdr>
    </w:div>
    <w:div w:id="1464302038">
      <w:bodyDiv w:val="1"/>
      <w:marLeft w:val="0"/>
      <w:marRight w:val="0"/>
      <w:marTop w:val="0"/>
      <w:marBottom w:val="0"/>
      <w:divBdr>
        <w:top w:val="none" w:sz="0" w:space="0" w:color="auto"/>
        <w:left w:val="none" w:sz="0" w:space="0" w:color="auto"/>
        <w:bottom w:val="none" w:sz="0" w:space="0" w:color="auto"/>
        <w:right w:val="none" w:sz="0" w:space="0" w:color="auto"/>
      </w:divBdr>
    </w:div>
    <w:div w:id="1485195484">
      <w:bodyDiv w:val="1"/>
      <w:marLeft w:val="0"/>
      <w:marRight w:val="0"/>
      <w:marTop w:val="0"/>
      <w:marBottom w:val="0"/>
      <w:divBdr>
        <w:top w:val="none" w:sz="0" w:space="0" w:color="auto"/>
        <w:left w:val="none" w:sz="0" w:space="0" w:color="auto"/>
        <w:bottom w:val="none" w:sz="0" w:space="0" w:color="auto"/>
        <w:right w:val="none" w:sz="0" w:space="0" w:color="auto"/>
      </w:divBdr>
    </w:div>
    <w:div w:id="1489592078">
      <w:bodyDiv w:val="1"/>
      <w:marLeft w:val="0"/>
      <w:marRight w:val="0"/>
      <w:marTop w:val="0"/>
      <w:marBottom w:val="0"/>
      <w:divBdr>
        <w:top w:val="none" w:sz="0" w:space="0" w:color="auto"/>
        <w:left w:val="none" w:sz="0" w:space="0" w:color="auto"/>
        <w:bottom w:val="none" w:sz="0" w:space="0" w:color="auto"/>
        <w:right w:val="none" w:sz="0" w:space="0" w:color="auto"/>
      </w:divBdr>
    </w:div>
    <w:div w:id="1495487061">
      <w:bodyDiv w:val="1"/>
      <w:marLeft w:val="0"/>
      <w:marRight w:val="0"/>
      <w:marTop w:val="0"/>
      <w:marBottom w:val="0"/>
      <w:divBdr>
        <w:top w:val="none" w:sz="0" w:space="0" w:color="auto"/>
        <w:left w:val="none" w:sz="0" w:space="0" w:color="auto"/>
        <w:bottom w:val="none" w:sz="0" w:space="0" w:color="auto"/>
        <w:right w:val="none" w:sz="0" w:space="0" w:color="auto"/>
      </w:divBdr>
      <w:divsChild>
        <w:div w:id="64620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577480">
      <w:bodyDiv w:val="1"/>
      <w:marLeft w:val="0"/>
      <w:marRight w:val="0"/>
      <w:marTop w:val="0"/>
      <w:marBottom w:val="0"/>
      <w:divBdr>
        <w:top w:val="none" w:sz="0" w:space="0" w:color="auto"/>
        <w:left w:val="none" w:sz="0" w:space="0" w:color="auto"/>
        <w:bottom w:val="none" w:sz="0" w:space="0" w:color="auto"/>
        <w:right w:val="none" w:sz="0" w:space="0" w:color="auto"/>
      </w:divBdr>
    </w:div>
    <w:div w:id="1534803718">
      <w:bodyDiv w:val="1"/>
      <w:marLeft w:val="0"/>
      <w:marRight w:val="0"/>
      <w:marTop w:val="0"/>
      <w:marBottom w:val="0"/>
      <w:divBdr>
        <w:top w:val="none" w:sz="0" w:space="0" w:color="auto"/>
        <w:left w:val="none" w:sz="0" w:space="0" w:color="auto"/>
        <w:bottom w:val="none" w:sz="0" w:space="0" w:color="auto"/>
        <w:right w:val="none" w:sz="0" w:space="0" w:color="auto"/>
      </w:divBdr>
    </w:div>
    <w:div w:id="1539733991">
      <w:bodyDiv w:val="1"/>
      <w:marLeft w:val="0"/>
      <w:marRight w:val="0"/>
      <w:marTop w:val="0"/>
      <w:marBottom w:val="0"/>
      <w:divBdr>
        <w:top w:val="none" w:sz="0" w:space="0" w:color="auto"/>
        <w:left w:val="none" w:sz="0" w:space="0" w:color="auto"/>
        <w:bottom w:val="none" w:sz="0" w:space="0" w:color="auto"/>
        <w:right w:val="none" w:sz="0" w:space="0" w:color="auto"/>
      </w:divBdr>
    </w:div>
    <w:div w:id="1551652466">
      <w:bodyDiv w:val="1"/>
      <w:marLeft w:val="0"/>
      <w:marRight w:val="0"/>
      <w:marTop w:val="0"/>
      <w:marBottom w:val="0"/>
      <w:divBdr>
        <w:top w:val="none" w:sz="0" w:space="0" w:color="auto"/>
        <w:left w:val="none" w:sz="0" w:space="0" w:color="auto"/>
        <w:bottom w:val="none" w:sz="0" w:space="0" w:color="auto"/>
        <w:right w:val="none" w:sz="0" w:space="0" w:color="auto"/>
      </w:divBdr>
    </w:div>
    <w:div w:id="1554583166">
      <w:bodyDiv w:val="1"/>
      <w:marLeft w:val="0"/>
      <w:marRight w:val="0"/>
      <w:marTop w:val="0"/>
      <w:marBottom w:val="0"/>
      <w:divBdr>
        <w:top w:val="none" w:sz="0" w:space="0" w:color="auto"/>
        <w:left w:val="none" w:sz="0" w:space="0" w:color="auto"/>
        <w:bottom w:val="none" w:sz="0" w:space="0" w:color="auto"/>
        <w:right w:val="none" w:sz="0" w:space="0" w:color="auto"/>
      </w:divBdr>
    </w:div>
    <w:div w:id="1578708525">
      <w:bodyDiv w:val="1"/>
      <w:marLeft w:val="0"/>
      <w:marRight w:val="0"/>
      <w:marTop w:val="0"/>
      <w:marBottom w:val="0"/>
      <w:divBdr>
        <w:top w:val="none" w:sz="0" w:space="0" w:color="auto"/>
        <w:left w:val="none" w:sz="0" w:space="0" w:color="auto"/>
        <w:bottom w:val="none" w:sz="0" w:space="0" w:color="auto"/>
        <w:right w:val="none" w:sz="0" w:space="0" w:color="auto"/>
      </w:divBdr>
    </w:div>
    <w:div w:id="1587378205">
      <w:bodyDiv w:val="1"/>
      <w:marLeft w:val="0"/>
      <w:marRight w:val="0"/>
      <w:marTop w:val="0"/>
      <w:marBottom w:val="0"/>
      <w:divBdr>
        <w:top w:val="none" w:sz="0" w:space="0" w:color="auto"/>
        <w:left w:val="none" w:sz="0" w:space="0" w:color="auto"/>
        <w:bottom w:val="none" w:sz="0" w:space="0" w:color="auto"/>
        <w:right w:val="none" w:sz="0" w:space="0" w:color="auto"/>
      </w:divBdr>
    </w:div>
    <w:div w:id="1636329281">
      <w:bodyDiv w:val="1"/>
      <w:marLeft w:val="0"/>
      <w:marRight w:val="0"/>
      <w:marTop w:val="0"/>
      <w:marBottom w:val="0"/>
      <w:divBdr>
        <w:top w:val="none" w:sz="0" w:space="0" w:color="auto"/>
        <w:left w:val="none" w:sz="0" w:space="0" w:color="auto"/>
        <w:bottom w:val="none" w:sz="0" w:space="0" w:color="auto"/>
        <w:right w:val="none" w:sz="0" w:space="0" w:color="auto"/>
      </w:divBdr>
    </w:div>
    <w:div w:id="1665471203">
      <w:bodyDiv w:val="1"/>
      <w:marLeft w:val="0"/>
      <w:marRight w:val="0"/>
      <w:marTop w:val="0"/>
      <w:marBottom w:val="0"/>
      <w:divBdr>
        <w:top w:val="none" w:sz="0" w:space="0" w:color="auto"/>
        <w:left w:val="none" w:sz="0" w:space="0" w:color="auto"/>
        <w:bottom w:val="none" w:sz="0" w:space="0" w:color="auto"/>
        <w:right w:val="none" w:sz="0" w:space="0" w:color="auto"/>
      </w:divBdr>
    </w:div>
    <w:div w:id="1665745534">
      <w:bodyDiv w:val="1"/>
      <w:marLeft w:val="0"/>
      <w:marRight w:val="0"/>
      <w:marTop w:val="0"/>
      <w:marBottom w:val="0"/>
      <w:divBdr>
        <w:top w:val="none" w:sz="0" w:space="0" w:color="auto"/>
        <w:left w:val="none" w:sz="0" w:space="0" w:color="auto"/>
        <w:bottom w:val="none" w:sz="0" w:space="0" w:color="auto"/>
        <w:right w:val="none" w:sz="0" w:space="0" w:color="auto"/>
      </w:divBdr>
    </w:div>
    <w:div w:id="1666585681">
      <w:bodyDiv w:val="1"/>
      <w:marLeft w:val="0"/>
      <w:marRight w:val="0"/>
      <w:marTop w:val="0"/>
      <w:marBottom w:val="0"/>
      <w:divBdr>
        <w:top w:val="none" w:sz="0" w:space="0" w:color="auto"/>
        <w:left w:val="none" w:sz="0" w:space="0" w:color="auto"/>
        <w:bottom w:val="none" w:sz="0" w:space="0" w:color="auto"/>
        <w:right w:val="none" w:sz="0" w:space="0" w:color="auto"/>
      </w:divBdr>
    </w:div>
    <w:div w:id="1673948596">
      <w:bodyDiv w:val="1"/>
      <w:marLeft w:val="0"/>
      <w:marRight w:val="0"/>
      <w:marTop w:val="0"/>
      <w:marBottom w:val="0"/>
      <w:divBdr>
        <w:top w:val="none" w:sz="0" w:space="0" w:color="auto"/>
        <w:left w:val="none" w:sz="0" w:space="0" w:color="auto"/>
        <w:bottom w:val="none" w:sz="0" w:space="0" w:color="auto"/>
        <w:right w:val="none" w:sz="0" w:space="0" w:color="auto"/>
      </w:divBdr>
    </w:div>
    <w:div w:id="1685283643">
      <w:bodyDiv w:val="1"/>
      <w:marLeft w:val="0"/>
      <w:marRight w:val="0"/>
      <w:marTop w:val="0"/>
      <w:marBottom w:val="0"/>
      <w:divBdr>
        <w:top w:val="none" w:sz="0" w:space="0" w:color="auto"/>
        <w:left w:val="none" w:sz="0" w:space="0" w:color="auto"/>
        <w:bottom w:val="none" w:sz="0" w:space="0" w:color="auto"/>
        <w:right w:val="none" w:sz="0" w:space="0" w:color="auto"/>
      </w:divBdr>
    </w:div>
    <w:div w:id="1690987853">
      <w:bodyDiv w:val="1"/>
      <w:marLeft w:val="0"/>
      <w:marRight w:val="0"/>
      <w:marTop w:val="0"/>
      <w:marBottom w:val="0"/>
      <w:divBdr>
        <w:top w:val="none" w:sz="0" w:space="0" w:color="auto"/>
        <w:left w:val="none" w:sz="0" w:space="0" w:color="auto"/>
        <w:bottom w:val="none" w:sz="0" w:space="0" w:color="auto"/>
        <w:right w:val="none" w:sz="0" w:space="0" w:color="auto"/>
      </w:divBdr>
    </w:div>
    <w:div w:id="1714113321">
      <w:bodyDiv w:val="1"/>
      <w:marLeft w:val="0"/>
      <w:marRight w:val="0"/>
      <w:marTop w:val="0"/>
      <w:marBottom w:val="0"/>
      <w:divBdr>
        <w:top w:val="none" w:sz="0" w:space="0" w:color="auto"/>
        <w:left w:val="none" w:sz="0" w:space="0" w:color="auto"/>
        <w:bottom w:val="none" w:sz="0" w:space="0" w:color="auto"/>
        <w:right w:val="none" w:sz="0" w:space="0" w:color="auto"/>
      </w:divBdr>
    </w:div>
    <w:div w:id="1742630870">
      <w:bodyDiv w:val="1"/>
      <w:marLeft w:val="0"/>
      <w:marRight w:val="0"/>
      <w:marTop w:val="0"/>
      <w:marBottom w:val="0"/>
      <w:divBdr>
        <w:top w:val="none" w:sz="0" w:space="0" w:color="auto"/>
        <w:left w:val="none" w:sz="0" w:space="0" w:color="auto"/>
        <w:bottom w:val="none" w:sz="0" w:space="0" w:color="auto"/>
        <w:right w:val="none" w:sz="0" w:space="0" w:color="auto"/>
      </w:divBdr>
    </w:div>
    <w:div w:id="1757089260">
      <w:bodyDiv w:val="1"/>
      <w:marLeft w:val="0"/>
      <w:marRight w:val="0"/>
      <w:marTop w:val="0"/>
      <w:marBottom w:val="0"/>
      <w:divBdr>
        <w:top w:val="none" w:sz="0" w:space="0" w:color="auto"/>
        <w:left w:val="none" w:sz="0" w:space="0" w:color="auto"/>
        <w:bottom w:val="none" w:sz="0" w:space="0" w:color="auto"/>
        <w:right w:val="none" w:sz="0" w:space="0" w:color="auto"/>
      </w:divBdr>
    </w:div>
    <w:div w:id="1760246914">
      <w:bodyDiv w:val="1"/>
      <w:marLeft w:val="0"/>
      <w:marRight w:val="0"/>
      <w:marTop w:val="0"/>
      <w:marBottom w:val="0"/>
      <w:divBdr>
        <w:top w:val="none" w:sz="0" w:space="0" w:color="auto"/>
        <w:left w:val="none" w:sz="0" w:space="0" w:color="auto"/>
        <w:bottom w:val="none" w:sz="0" w:space="0" w:color="auto"/>
        <w:right w:val="none" w:sz="0" w:space="0" w:color="auto"/>
      </w:divBdr>
    </w:div>
    <w:div w:id="1773435268">
      <w:bodyDiv w:val="1"/>
      <w:marLeft w:val="0"/>
      <w:marRight w:val="0"/>
      <w:marTop w:val="0"/>
      <w:marBottom w:val="0"/>
      <w:divBdr>
        <w:top w:val="none" w:sz="0" w:space="0" w:color="auto"/>
        <w:left w:val="none" w:sz="0" w:space="0" w:color="auto"/>
        <w:bottom w:val="none" w:sz="0" w:space="0" w:color="auto"/>
        <w:right w:val="none" w:sz="0" w:space="0" w:color="auto"/>
      </w:divBdr>
    </w:div>
    <w:div w:id="1780492087">
      <w:bodyDiv w:val="1"/>
      <w:marLeft w:val="0"/>
      <w:marRight w:val="0"/>
      <w:marTop w:val="0"/>
      <w:marBottom w:val="0"/>
      <w:divBdr>
        <w:top w:val="none" w:sz="0" w:space="0" w:color="auto"/>
        <w:left w:val="none" w:sz="0" w:space="0" w:color="auto"/>
        <w:bottom w:val="none" w:sz="0" w:space="0" w:color="auto"/>
        <w:right w:val="none" w:sz="0" w:space="0" w:color="auto"/>
      </w:divBdr>
    </w:div>
    <w:div w:id="1782988879">
      <w:bodyDiv w:val="1"/>
      <w:marLeft w:val="0"/>
      <w:marRight w:val="0"/>
      <w:marTop w:val="0"/>
      <w:marBottom w:val="0"/>
      <w:divBdr>
        <w:top w:val="none" w:sz="0" w:space="0" w:color="auto"/>
        <w:left w:val="none" w:sz="0" w:space="0" w:color="auto"/>
        <w:bottom w:val="none" w:sz="0" w:space="0" w:color="auto"/>
        <w:right w:val="none" w:sz="0" w:space="0" w:color="auto"/>
      </w:divBdr>
    </w:div>
    <w:div w:id="1855068841">
      <w:bodyDiv w:val="1"/>
      <w:marLeft w:val="0"/>
      <w:marRight w:val="0"/>
      <w:marTop w:val="0"/>
      <w:marBottom w:val="0"/>
      <w:divBdr>
        <w:top w:val="none" w:sz="0" w:space="0" w:color="auto"/>
        <w:left w:val="none" w:sz="0" w:space="0" w:color="auto"/>
        <w:bottom w:val="none" w:sz="0" w:space="0" w:color="auto"/>
        <w:right w:val="none" w:sz="0" w:space="0" w:color="auto"/>
      </w:divBdr>
    </w:div>
    <w:div w:id="1856536028">
      <w:bodyDiv w:val="1"/>
      <w:marLeft w:val="0"/>
      <w:marRight w:val="0"/>
      <w:marTop w:val="0"/>
      <w:marBottom w:val="0"/>
      <w:divBdr>
        <w:top w:val="none" w:sz="0" w:space="0" w:color="auto"/>
        <w:left w:val="none" w:sz="0" w:space="0" w:color="auto"/>
        <w:bottom w:val="none" w:sz="0" w:space="0" w:color="auto"/>
        <w:right w:val="none" w:sz="0" w:space="0" w:color="auto"/>
      </w:divBdr>
      <w:divsChild>
        <w:div w:id="1280452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771460">
      <w:bodyDiv w:val="1"/>
      <w:marLeft w:val="0"/>
      <w:marRight w:val="0"/>
      <w:marTop w:val="0"/>
      <w:marBottom w:val="0"/>
      <w:divBdr>
        <w:top w:val="none" w:sz="0" w:space="0" w:color="auto"/>
        <w:left w:val="none" w:sz="0" w:space="0" w:color="auto"/>
        <w:bottom w:val="none" w:sz="0" w:space="0" w:color="auto"/>
        <w:right w:val="none" w:sz="0" w:space="0" w:color="auto"/>
      </w:divBdr>
    </w:div>
    <w:div w:id="1889880221">
      <w:bodyDiv w:val="1"/>
      <w:marLeft w:val="0"/>
      <w:marRight w:val="0"/>
      <w:marTop w:val="0"/>
      <w:marBottom w:val="0"/>
      <w:divBdr>
        <w:top w:val="none" w:sz="0" w:space="0" w:color="auto"/>
        <w:left w:val="none" w:sz="0" w:space="0" w:color="auto"/>
        <w:bottom w:val="none" w:sz="0" w:space="0" w:color="auto"/>
        <w:right w:val="none" w:sz="0" w:space="0" w:color="auto"/>
      </w:divBdr>
    </w:div>
    <w:div w:id="1903249847">
      <w:bodyDiv w:val="1"/>
      <w:marLeft w:val="0"/>
      <w:marRight w:val="0"/>
      <w:marTop w:val="0"/>
      <w:marBottom w:val="0"/>
      <w:divBdr>
        <w:top w:val="none" w:sz="0" w:space="0" w:color="auto"/>
        <w:left w:val="none" w:sz="0" w:space="0" w:color="auto"/>
        <w:bottom w:val="none" w:sz="0" w:space="0" w:color="auto"/>
        <w:right w:val="none" w:sz="0" w:space="0" w:color="auto"/>
      </w:divBdr>
    </w:div>
    <w:div w:id="1911424548">
      <w:bodyDiv w:val="1"/>
      <w:marLeft w:val="0"/>
      <w:marRight w:val="0"/>
      <w:marTop w:val="0"/>
      <w:marBottom w:val="0"/>
      <w:divBdr>
        <w:top w:val="none" w:sz="0" w:space="0" w:color="auto"/>
        <w:left w:val="none" w:sz="0" w:space="0" w:color="auto"/>
        <w:bottom w:val="none" w:sz="0" w:space="0" w:color="auto"/>
        <w:right w:val="none" w:sz="0" w:space="0" w:color="auto"/>
      </w:divBdr>
    </w:div>
    <w:div w:id="1916165907">
      <w:bodyDiv w:val="1"/>
      <w:marLeft w:val="0"/>
      <w:marRight w:val="0"/>
      <w:marTop w:val="0"/>
      <w:marBottom w:val="0"/>
      <w:divBdr>
        <w:top w:val="none" w:sz="0" w:space="0" w:color="auto"/>
        <w:left w:val="none" w:sz="0" w:space="0" w:color="auto"/>
        <w:bottom w:val="none" w:sz="0" w:space="0" w:color="auto"/>
        <w:right w:val="none" w:sz="0" w:space="0" w:color="auto"/>
      </w:divBdr>
    </w:div>
    <w:div w:id="1919437486">
      <w:bodyDiv w:val="1"/>
      <w:marLeft w:val="0"/>
      <w:marRight w:val="0"/>
      <w:marTop w:val="0"/>
      <w:marBottom w:val="0"/>
      <w:divBdr>
        <w:top w:val="none" w:sz="0" w:space="0" w:color="auto"/>
        <w:left w:val="none" w:sz="0" w:space="0" w:color="auto"/>
        <w:bottom w:val="none" w:sz="0" w:space="0" w:color="auto"/>
        <w:right w:val="none" w:sz="0" w:space="0" w:color="auto"/>
      </w:divBdr>
    </w:div>
    <w:div w:id="1961840747">
      <w:bodyDiv w:val="1"/>
      <w:marLeft w:val="0"/>
      <w:marRight w:val="0"/>
      <w:marTop w:val="0"/>
      <w:marBottom w:val="0"/>
      <w:divBdr>
        <w:top w:val="none" w:sz="0" w:space="0" w:color="auto"/>
        <w:left w:val="none" w:sz="0" w:space="0" w:color="auto"/>
        <w:bottom w:val="none" w:sz="0" w:space="0" w:color="auto"/>
        <w:right w:val="none" w:sz="0" w:space="0" w:color="auto"/>
      </w:divBdr>
    </w:div>
    <w:div w:id="1962570717">
      <w:bodyDiv w:val="1"/>
      <w:marLeft w:val="0"/>
      <w:marRight w:val="0"/>
      <w:marTop w:val="0"/>
      <w:marBottom w:val="0"/>
      <w:divBdr>
        <w:top w:val="none" w:sz="0" w:space="0" w:color="auto"/>
        <w:left w:val="none" w:sz="0" w:space="0" w:color="auto"/>
        <w:bottom w:val="none" w:sz="0" w:space="0" w:color="auto"/>
        <w:right w:val="none" w:sz="0" w:space="0" w:color="auto"/>
      </w:divBdr>
    </w:div>
    <w:div w:id="1995449988">
      <w:bodyDiv w:val="1"/>
      <w:marLeft w:val="0"/>
      <w:marRight w:val="0"/>
      <w:marTop w:val="0"/>
      <w:marBottom w:val="0"/>
      <w:divBdr>
        <w:top w:val="none" w:sz="0" w:space="0" w:color="auto"/>
        <w:left w:val="none" w:sz="0" w:space="0" w:color="auto"/>
        <w:bottom w:val="none" w:sz="0" w:space="0" w:color="auto"/>
        <w:right w:val="none" w:sz="0" w:space="0" w:color="auto"/>
      </w:divBdr>
    </w:div>
    <w:div w:id="1998990336">
      <w:bodyDiv w:val="1"/>
      <w:marLeft w:val="0"/>
      <w:marRight w:val="0"/>
      <w:marTop w:val="0"/>
      <w:marBottom w:val="0"/>
      <w:divBdr>
        <w:top w:val="none" w:sz="0" w:space="0" w:color="auto"/>
        <w:left w:val="none" w:sz="0" w:space="0" w:color="auto"/>
        <w:bottom w:val="none" w:sz="0" w:space="0" w:color="auto"/>
        <w:right w:val="none" w:sz="0" w:space="0" w:color="auto"/>
      </w:divBdr>
    </w:div>
    <w:div w:id="2000303578">
      <w:bodyDiv w:val="1"/>
      <w:marLeft w:val="0"/>
      <w:marRight w:val="0"/>
      <w:marTop w:val="0"/>
      <w:marBottom w:val="0"/>
      <w:divBdr>
        <w:top w:val="none" w:sz="0" w:space="0" w:color="auto"/>
        <w:left w:val="none" w:sz="0" w:space="0" w:color="auto"/>
        <w:bottom w:val="none" w:sz="0" w:space="0" w:color="auto"/>
        <w:right w:val="none" w:sz="0" w:space="0" w:color="auto"/>
      </w:divBdr>
    </w:div>
    <w:div w:id="2035419871">
      <w:bodyDiv w:val="1"/>
      <w:marLeft w:val="0"/>
      <w:marRight w:val="0"/>
      <w:marTop w:val="0"/>
      <w:marBottom w:val="0"/>
      <w:divBdr>
        <w:top w:val="none" w:sz="0" w:space="0" w:color="auto"/>
        <w:left w:val="none" w:sz="0" w:space="0" w:color="auto"/>
        <w:bottom w:val="none" w:sz="0" w:space="0" w:color="auto"/>
        <w:right w:val="none" w:sz="0" w:space="0" w:color="auto"/>
      </w:divBdr>
    </w:div>
    <w:div w:id="2036615808">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39810988">
      <w:bodyDiv w:val="1"/>
      <w:marLeft w:val="0"/>
      <w:marRight w:val="0"/>
      <w:marTop w:val="0"/>
      <w:marBottom w:val="0"/>
      <w:divBdr>
        <w:top w:val="none" w:sz="0" w:space="0" w:color="auto"/>
        <w:left w:val="none" w:sz="0" w:space="0" w:color="auto"/>
        <w:bottom w:val="none" w:sz="0" w:space="0" w:color="auto"/>
        <w:right w:val="none" w:sz="0" w:space="0" w:color="auto"/>
      </w:divBdr>
    </w:div>
    <w:div w:id="2047873088">
      <w:bodyDiv w:val="1"/>
      <w:marLeft w:val="0"/>
      <w:marRight w:val="0"/>
      <w:marTop w:val="0"/>
      <w:marBottom w:val="0"/>
      <w:divBdr>
        <w:top w:val="none" w:sz="0" w:space="0" w:color="auto"/>
        <w:left w:val="none" w:sz="0" w:space="0" w:color="auto"/>
        <w:bottom w:val="none" w:sz="0" w:space="0" w:color="auto"/>
        <w:right w:val="none" w:sz="0" w:space="0" w:color="auto"/>
      </w:divBdr>
    </w:div>
    <w:div w:id="2062360317">
      <w:bodyDiv w:val="1"/>
      <w:marLeft w:val="0"/>
      <w:marRight w:val="0"/>
      <w:marTop w:val="0"/>
      <w:marBottom w:val="0"/>
      <w:divBdr>
        <w:top w:val="none" w:sz="0" w:space="0" w:color="auto"/>
        <w:left w:val="none" w:sz="0" w:space="0" w:color="auto"/>
        <w:bottom w:val="none" w:sz="0" w:space="0" w:color="auto"/>
        <w:right w:val="none" w:sz="0" w:space="0" w:color="auto"/>
      </w:divBdr>
    </w:div>
    <w:div w:id="2065787453">
      <w:bodyDiv w:val="1"/>
      <w:marLeft w:val="0"/>
      <w:marRight w:val="0"/>
      <w:marTop w:val="0"/>
      <w:marBottom w:val="0"/>
      <w:divBdr>
        <w:top w:val="none" w:sz="0" w:space="0" w:color="auto"/>
        <w:left w:val="none" w:sz="0" w:space="0" w:color="auto"/>
        <w:bottom w:val="none" w:sz="0" w:space="0" w:color="auto"/>
        <w:right w:val="none" w:sz="0" w:space="0" w:color="auto"/>
      </w:divBdr>
    </w:div>
    <w:div w:id="2072456383">
      <w:bodyDiv w:val="1"/>
      <w:marLeft w:val="0"/>
      <w:marRight w:val="0"/>
      <w:marTop w:val="0"/>
      <w:marBottom w:val="0"/>
      <w:divBdr>
        <w:top w:val="none" w:sz="0" w:space="0" w:color="auto"/>
        <w:left w:val="none" w:sz="0" w:space="0" w:color="auto"/>
        <w:bottom w:val="none" w:sz="0" w:space="0" w:color="auto"/>
        <w:right w:val="none" w:sz="0" w:space="0" w:color="auto"/>
      </w:divBdr>
    </w:div>
    <w:div w:id="2107142692">
      <w:bodyDiv w:val="1"/>
      <w:marLeft w:val="0"/>
      <w:marRight w:val="0"/>
      <w:marTop w:val="0"/>
      <w:marBottom w:val="0"/>
      <w:divBdr>
        <w:top w:val="none" w:sz="0" w:space="0" w:color="auto"/>
        <w:left w:val="none" w:sz="0" w:space="0" w:color="auto"/>
        <w:bottom w:val="none" w:sz="0" w:space="0" w:color="auto"/>
        <w:right w:val="none" w:sz="0" w:space="0" w:color="auto"/>
      </w:divBdr>
    </w:div>
    <w:div w:id="213667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aemo.com.au/-/media/files/major-publications/qed/2025/qed-q1-2025.pdf" TargetMode="External"/><Relationship Id="rId1" Type="http://schemas.openxmlformats.org/officeDocument/2006/relationships/hyperlink" Target="https://pv-map.apvi.org.au/analyse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comments" Target="comments.xml"/><Relationship Id="rId12" Type="http://schemas.openxmlformats.org/officeDocument/2006/relationships/hyperlink" Target="https://ourworldindata.org/grapher/coal-phase-out-timeline"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urworldindata.org/grapher/country-scp-plan" TargetMode="Externa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7.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png"/><Relationship Id="rId22" Type="http://schemas.openxmlformats.org/officeDocument/2006/relationships/hyperlink" Target="https://reports.electricinsights.co.uk/q4-2024/wind-droughts-show-the-need-for-low-carbon-flexible-genera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11527</TotalTime>
  <Pages>22</Pages>
  <Words>9788</Words>
  <Characters>55795</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Dawei Qiu</dc:creator>
  <cp:keywords/>
  <dc:description/>
  <cp:lastModifiedBy>Cuo Zhang</cp:lastModifiedBy>
  <cp:revision>5003</cp:revision>
  <dcterms:created xsi:type="dcterms:W3CDTF">2025-06-18T15:00:00Z</dcterms:created>
  <dcterms:modified xsi:type="dcterms:W3CDTF">2025-08-26T06:09:00Z</dcterms:modified>
</cp:coreProperties>
</file>